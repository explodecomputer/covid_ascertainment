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AEFF4" w14:textId="77777777" w:rsidR="007E6C1E" w:rsidRDefault="00CE0BB1">
      <w:pPr>
        <w:pStyle w:val="Title"/>
      </w:pPr>
      <w:bookmarkStart w:id="8" w:name="_l88k2fa2hpzz" w:colFirst="0" w:colLast="0"/>
      <w:bookmarkEnd w:id="8"/>
      <w:r>
        <w:t>Collider bias undermines our understanding of COVID-19 disease risk and severity</w:t>
      </w:r>
    </w:p>
    <w:p w14:paraId="639424FA" w14:textId="77777777" w:rsidR="007E6C1E" w:rsidRDefault="007E6C1E"/>
    <w:p w14:paraId="455B73A5" w14:textId="293F0DD7" w:rsidR="007E6C1E" w:rsidRDefault="00CE0BB1">
      <w:r>
        <w:t>Gareth J Griffith</w:t>
      </w:r>
      <w:r>
        <w:rPr>
          <w:vertAlign w:val="superscript"/>
        </w:rPr>
        <w:t>1,2,</w:t>
      </w:r>
      <w:r>
        <w:t>^, Tim T Morris</w:t>
      </w:r>
      <w:r>
        <w:rPr>
          <w:vertAlign w:val="superscript"/>
        </w:rPr>
        <w:t>1,2,</w:t>
      </w:r>
      <w:r>
        <w:t xml:space="preserve">^, </w:t>
      </w:r>
      <w:del w:id="9" w:author="Author" w:date="2020-08-24T22:19:00Z">
        <w:r w:rsidR="00F00BA8">
          <w:delText>Matt</w:delText>
        </w:r>
      </w:del>
      <w:ins w:id="10" w:author="Author" w:date="2020-08-24T22:19:00Z">
        <w:r>
          <w:t>Matthew J</w:t>
        </w:r>
      </w:ins>
      <w:r>
        <w:t xml:space="preserve"> Tudball</w:t>
      </w:r>
      <w:r>
        <w:rPr>
          <w:vertAlign w:val="superscript"/>
        </w:rPr>
        <w:t>1,2,</w:t>
      </w:r>
      <w:r>
        <w:t>^, Annie Herbert</w:t>
      </w:r>
      <w:r>
        <w:rPr>
          <w:vertAlign w:val="superscript"/>
        </w:rPr>
        <w:t>1,2,</w:t>
      </w:r>
      <w:r>
        <w:t>^, Giulia Mancano</w:t>
      </w:r>
      <w:r>
        <w:rPr>
          <w:vertAlign w:val="superscript"/>
        </w:rPr>
        <w:t>1,2,</w:t>
      </w:r>
      <w:r>
        <w:t>^, Lindsey Pike</w:t>
      </w:r>
      <w:r>
        <w:rPr>
          <w:vertAlign w:val="superscript"/>
        </w:rPr>
        <w:t>1,2</w:t>
      </w:r>
      <w:r>
        <w:t>, Gemma C Sharp</w:t>
      </w:r>
      <w:r>
        <w:rPr>
          <w:vertAlign w:val="superscript"/>
        </w:rPr>
        <w:t>1,2</w:t>
      </w:r>
      <w:r>
        <w:t>, Jonathan Sterne</w:t>
      </w:r>
      <w:r>
        <w:rPr>
          <w:vertAlign w:val="superscript"/>
        </w:rPr>
        <w:t>2</w:t>
      </w:r>
      <w:r>
        <w:t>, Tom M Palmer</w:t>
      </w:r>
      <w:r>
        <w:rPr>
          <w:vertAlign w:val="superscript"/>
        </w:rPr>
        <w:t>1,2</w:t>
      </w:r>
      <w:r>
        <w:t>, George Davey Smith</w:t>
      </w:r>
      <w:r>
        <w:rPr>
          <w:vertAlign w:val="superscript"/>
        </w:rPr>
        <w:t>1,2</w:t>
      </w:r>
      <w:r>
        <w:t>, Kate Tilling</w:t>
      </w:r>
      <w:r>
        <w:rPr>
          <w:vertAlign w:val="superscript"/>
        </w:rPr>
        <w:t>1,2</w:t>
      </w:r>
      <w:r>
        <w:t>, Luisa Zuccolo</w:t>
      </w:r>
      <w:r>
        <w:rPr>
          <w:vertAlign w:val="superscript"/>
        </w:rPr>
        <w:t>1,2</w:t>
      </w:r>
      <w:r>
        <w:t>, Neil M Davies</w:t>
      </w:r>
      <w:r>
        <w:rPr>
          <w:vertAlign w:val="superscript"/>
        </w:rPr>
        <w:t>1,2,3,</w:t>
      </w:r>
      <w:r>
        <w:t>, Gibran Hemani</w:t>
      </w:r>
      <w:r>
        <w:rPr>
          <w:vertAlign w:val="superscript"/>
        </w:rPr>
        <w:t>1,2,</w:t>
      </w:r>
      <w:r>
        <w:t>^*</w:t>
      </w:r>
    </w:p>
    <w:p w14:paraId="60705F33" w14:textId="77777777" w:rsidR="007E6C1E" w:rsidRDefault="007E6C1E"/>
    <w:p w14:paraId="520114B2" w14:textId="77777777" w:rsidR="007E6C1E" w:rsidRDefault="00CE0BB1">
      <w:pPr>
        <w:rPr>
          <w:b/>
        </w:rPr>
      </w:pPr>
      <w:r>
        <w:rPr>
          <w:b/>
        </w:rPr>
        <w:t>Affiliations:</w:t>
      </w:r>
    </w:p>
    <w:p w14:paraId="0E83E375" w14:textId="77777777" w:rsidR="007E6C1E" w:rsidRDefault="00CE0BB1">
      <w:r>
        <w:rPr>
          <w:vertAlign w:val="superscript"/>
        </w:rPr>
        <w:t>1</w:t>
      </w:r>
      <w:r>
        <w:t xml:space="preserve"> Medical Research Council Integrative Epidemiology Unit, University of Bristol, BS8 2BN, United Kingdom.</w:t>
      </w:r>
    </w:p>
    <w:p w14:paraId="74B9BD77" w14:textId="77777777" w:rsidR="007E6C1E" w:rsidRDefault="00CE0BB1">
      <w:r>
        <w:rPr>
          <w:vertAlign w:val="superscript"/>
        </w:rPr>
        <w:t xml:space="preserve">2 </w:t>
      </w:r>
      <w:r>
        <w:t>Population Health Sciences, Bristol Medical School, University of Bristol, Oakfield House, Oakfield Grove, Bristol, BS8 2BN, United Kingdom.</w:t>
      </w:r>
    </w:p>
    <w:p w14:paraId="14A686C1" w14:textId="77777777" w:rsidR="007E6C1E" w:rsidRDefault="00CE0BB1">
      <w:r>
        <w:rPr>
          <w:vertAlign w:val="superscript"/>
        </w:rPr>
        <w:t>3</w:t>
      </w:r>
      <w:r>
        <w:t xml:space="preserve"> K.G. Jebsen Center for Genetic Epidemiology, Department of Public Health and Nursing, NTNU, Norwegian Universi</w:t>
      </w:r>
      <w:r>
        <w:t>ty of Science and Technology, Norway.</w:t>
      </w:r>
    </w:p>
    <w:p w14:paraId="538C4BCA" w14:textId="77777777" w:rsidR="007E6C1E" w:rsidRDefault="007E6C1E"/>
    <w:p w14:paraId="48446EA2" w14:textId="77777777" w:rsidR="007E6C1E" w:rsidRDefault="00CE0BB1">
      <w:pPr>
        <w:spacing w:line="392" w:lineRule="auto"/>
        <w:rPr>
          <w:highlight w:val="white"/>
        </w:rPr>
      </w:pPr>
      <w:r>
        <w:rPr>
          <w:highlight w:val="white"/>
        </w:rPr>
        <w:t>^ Contributed equally</w:t>
      </w:r>
    </w:p>
    <w:p w14:paraId="0455060F" w14:textId="77777777" w:rsidR="007E6C1E" w:rsidRDefault="00CE0BB1">
      <w:pPr>
        <w:spacing w:line="392" w:lineRule="auto"/>
        <w:rPr>
          <w:highlight w:val="white"/>
        </w:rPr>
      </w:pPr>
      <w:r>
        <w:rPr>
          <w:highlight w:val="white"/>
        </w:rPr>
        <w:t xml:space="preserve">* Corresponding authors (email: g.hemani@bristol.ac.uk)  </w:t>
      </w:r>
    </w:p>
    <w:p w14:paraId="4CD632AF" w14:textId="77777777" w:rsidR="007E6C1E" w:rsidRDefault="00CE0BB1">
      <w:pPr>
        <w:spacing w:line="392" w:lineRule="auto"/>
      </w:pPr>
      <w:r>
        <w:rPr>
          <w:b/>
          <w:highlight w:val="white"/>
        </w:rPr>
        <w:t>Key Words</w:t>
      </w:r>
      <w:r>
        <w:rPr>
          <w:highlight w:val="white"/>
        </w:rPr>
        <w:t>: Selection; sample; coronavirus; epidemiology</w:t>
      </w:r>
    </w:p>
    <w:p w14:paraId="5063371E" w14:textId="77777777" w:rsidR="007E6C1E" w:rsidRDefault="00CE0BB1">
      <w:pPr>
        <w:pStyle w:val="Heading1"/>
      </w:pPr>
      <w:bookmarkStart w:id="11" w:name="_kpcavhvc5ow2" w:colFirst="0" w:colLast="0"/>
      <w:bookmarkEnd w:id="11"/>
      <w:r>
        <w:br w:type="page"/>
      </w:r>
    </w:p>
    <w:p w14:paraId="0946680C" w14:textId="77777777" w:rsidR="007E6C1E" w:rsidRDefault="00CE0BB1">
      <w:pPr>
        <w:pStyle w:val="Heading1"/>
      </w:pPr>
      <w:bookmarkStart w:id="12" w:name="_1379pl47chhn" w:colFirst="0" w:colLast="0"/>
      <w:bookmarkEnd w:id="12"/>
      <w:r>
        <w:lastRenderedPageBreak/>
        <w:t>Abstract</w:t>
      </w:r>
    </w:p>
    <w:p w14:paraId="6D124848" w14:textId="603C186F" w:rsidR="007E6C1E" w:rsidRDefault="00F00BA8">
      <w:del w:id="13" w:author="Author" w:date="2020-08-24T22:19:00Z">
        <w:r>
          <w:delText>Observational data on COVID-19 including hypothesised</w:delText>
        </w:r>
      </w:del>
      <w:ins w:id="14" w:author="Author" w:date="2020-08-24T22:19:00Z">
        <w:r w:rsidR="00CE0BB1">
          <w:t>Numerous observational studies have attempted to identify</w:t>
        </w:r>
      </w:ins>
      <w:r w:rsidR="00CE0BB1">
        <w:t xml:space="preserve"> risk factors</w:t>
      </w:r>
      <w:r w:rsidR="00CE0BB1">
        <w:t xml:space="preserve"> for infection </w:t>
      </w:r>
      <w:ins w:id="15" w:author="Author" w:date="2020-08-24T22:19:00Z">
        <w:r w:rsidR="00CE0BB1">
          <w:t xml:space="preserve">with SARS-CoV-2 </w:t>
        </w:r>
      </w:ins>
      <w:r w:rsidR="00CE0BB1">
        <w:t xml:space="preserve">and </w:t>
      </w:r>
      <w:del w:id="16" w:author="Author" w:date="2020-08-24T22:19:00Z">
        <w:r>
          <w:delText>progression are accruing rapidly, often</w:delText>
        </w:r>
      </w:del>
      <w:ins w:id="17" w:author="Author" w:date="2020-08-24T22:19:00Z">
        <w:r w:rsidR="00CE0BB1">
          <w:t>COVID-19 disease outcomes. Studies have used datasets sampled</w:t>
        </w:r>
      </w:ins>
      <w:r w:rsidR="00CE0BB1">
        <w:t xml:space="preserve"> from </w:t>
      </w:r>
      <w:del w:id="18" w:author="Author" w:date="2020-08-24T22:19:00Z">
        <w:r>
          <w:delText>non-random sampling such as</w:delText>
        </w:r>
      </w:del>
      <w:ins w:id="19" w:author="Author" w:date="2020-08-24T22:19:00Z">
        <w:r w:rsidR="00CE0BB1">
          <w:t>patients admitted to</w:t>
        </w:r>
      </w:ins>
      <w:r w:rsidR="00CE0BB1">
        <w:t xml:space="preserve"> hospital</w:t>
      </w:r>
      <w:del w:id="20" w:author="Author" w:date="2020-08-24T22:19:00Z">
        <w:r>
          <w:delText xml:space="preserve"> admissions, targeted testing</w:delText>
        </w:r>
      </w:del>
      <w:ins w:id="21" w:author="Author" w:date="2020-08-24T22:19:00Z">
        <w:r w:rsidR="00CE0BB1">
          <w:t>, people tested for active infection,</w:t>
        </w:r>
      </w:ins>
      <w:r w:rsidR="00CE0BB1">
        <w:t xml:space="preserve"> or </w:t>
      </w:r>
      <w:del w:id="22" w:author="Author" w:date="2020-08-24T22:19:00Z">
        <w:r>
          <w:delText>voluntary participation.</w:delText>
        </w:r>
      </w:del>
      <w:ins w:id="23" w:author="Author" w:date="2020-08-24T22:19:00Z">
        <w:r w:rsidR="00CE0BB1">
          <w:t>people who volunteered to participate.</w:t>
        </w:r>
      </w:ins>
      <w:r w:rsidR="00CE0BB1">
        <w:t xml:space="preserve"> Here, we highlight the challenge of interpret</w:t>
      </w:r>
      <w:r w:rsidR="00CE0BB1">
        <w:t xml:space="preserve">ing observational evidence from such </w:t>
      </w:r>
      <w:ins w:id="24" w:author="Author" w:date="2020-08-24T22:19:00Z">
        <w:r w:rsidR="00CE0BB1">
          <w:t xml:space="preserve">non-representative </w:t>
        </w:r>
      </w:ins>
      <w:r w:rsidR="00CE0BB1">
        <w:t>samples</w:t>
      </w:r>
      <w:del w:id="25" w:author="Author" w:date="2020-08-24T22:19:00Z">
        <w:r>
          <w:delText xml:space="preserve"> of the population</w:delText>
        </w:r>
      </w:del>
      <w:r w:rsidR="00CE0BB1">
        <w:t xml:space="preserve">, which may be affected by collider bias. </w:t>
      </w:r>
      <w:ins w:id="26" w:author="Author" w:date="2020-08-24T22:19:00Z">
        <w:r w:rsidR="00CE0BB1">
          <w:t>Collider bias can induce associations between two or more variables which affect  the likelihood of an individual being sampled, distorting association</w:t>
        </w:r>
        <w:r w:rsidR="00CE0BB1">
          <w:t xml:space="preserve">s between these variables in the sample. </w:t>
        </w:r>
      </w:ins>
      <w:r w:rsidR="00CE0BB1">
        <w:t>We illustrate these issues using data from the UK Biobank</w:t>
      </w:r>
      <w:del w:id="27" w:author="Author" w:date="2020-08-24T22:19:00Z">
        <w:r>
          <w:delText xml:space="preserve"> in which individuals</w:delText>
        </w:r>
      </w:del>
      <w:ins w:id="28" w:author="Author" w:date="2020-08-24T22:19:00Z">
        <w:r w:rsidR="00CE0BB1">
          <w:t>. Compared to the wider cohort, UK Biobank participants</w:t>
        </w:r>
      </w:ins>
      <w:r w:rsidR="00CE0BB1">
        <w:t xml:space="preserve"> tested for COVID-19 </w:t>
      </w:r>
      <w:del w:id="29" w:author="Author" w:date="2020-08-24T22:19:00Z">
        <w:r>
          <w:delText>are</w:delText>
        </w:r>
      </w:del>
      <w:ins w:id="30" w:author="Author" w:date="2020-08-24T22:19:00Z">
        <w:r w:rsidR="00CE0BB1">
          <w:t>were</w:t>
        </w:r>
      </w:ins>
      <w:r w:rsidR="00CE0BB1">
        <w:t xml:space="preserve"> highly selected for a</w:t>
      </w:r>
      <w:del w:id="31" w:author="Author" w:date="2020-08-24T22:19:00Z">
        <w:r>
          <w:delText xml:space="preserve"> wide</w:delText>
        </w:r>
      </w:del>
      <w:r w:rsidR="00CE0BB1">
        <w:t xml:space="preserve"> range of genetic, behavioural, cardiovascular, demograp</w:t>
      </w:r>
      <w:r w:rsidR="00CE0BB1">
        <w:t xml:space="preserve">hic, and anthropometric traits. We discuss the </w:t>
      </w:r>
      <w:del w:id="32" w:author="Author" w:date="2020-08-24T22:19:00Z">
        <w:r>
          <w:delText xml:space="preserve">sampling </w:delText>
        </w:r>
      </w:del>
      <w:r w:rsidR="00CE0BB1">
        <w:t xml:space="preserve">mechanisms that </w:t>
      </w:r>
      <w:ins w:id="33" w:author="Author" w:date="2020-08-24T22:19:00Z">
        <w:r w:rsidR="00CE0BB1">
          <w:t xml:space="preserve">may </w:t>
        </w:r>
      </w:ins>
      <w:r w:rsidR="00CE0BB1">
        <w:t xml:space="preserve">leave </w:t>
      </w:r>
      <w:del w:id="34" w:author="Author" w:date="2020-08-24T22:19:00Z">
        <w:r>
          <w:delText>aetiological</w:delText>
        </w:r>
      </w:del>
      <w:ins w:id="35" w:author="Author" w:date="2020-08-24T22:19:00Z">
        <w:r w:rsidR="00CE0BB1">
          <w:t>non-representative</w:t>
        </w:r>
      </w:ins>
      <w:r w:rsidR="00CE0BB1">
        <w:t xml:space="preserve"> studies of </w:t>
      </w:r>
      <w:del w:id="36" w:author="Author" w:date="2020-08-24T22:19:00Z">
        <w:r>
          <w:delText>COVID-19</w:delText>
        </w:r>
      </w:del>
      <w:ins w:id="37" w:author="Author" w:date="2020-08-24T22:19:00Z">
        <w:r w:rsidR="00CE0BB1">
          <w:t>SARS-CoV-2</w:t>
        </w:r>
      </w:ins>
      <w:r w:rsidR="00CE0BB1">
        <w:t xml:space="preserve"> infection and </w:t>
      </w:r>
      <w:del w:id="38" w:author="Author" w:date="2020-08-24T22:19:00Z">
        <w:r>
          <w:delText>progression</w:delText>
        </w:r>
      </w:del>
      <w:ins w:id="39" w:author="Author" w:date="2020-08-24T22:19:00Z">
        <w:r w:rsidR="00CE0BB1">
          <w:t>COVID-19 disease</w:t>
        </w:r>
      </w:ins>
      <w:r w:rsidR="00CE0BB1">
        <w:t xml:space="preserve"> particularly susceptible to collider bias. We</w:t>
      </w:r>
      <w:del w:id="40" w:author="Author" w:date="2020-08-24T22:19:00Z">
        <w:r>
          <w:delText xml:space="preserve"> also</w:delText>
        </w:r>
      </w:del>
      <w:r w:rsidR="00CE0BB1">
        <w:t xml:space="preserve"> describe several tools and strategies that could help mitigate th</w:t>
      </w:r>
      <w:r w:rsidR="00CE0BB1">
        <w:t xml:space="preserve">e effects of collider bias in </w:t>
      </w:r>
      <w:del w:id="41" w:author="Author" w:date="2020-08-24T22:19:00Z">
        <w:r>
          <w:delText>extant</w:delText>
        </w:r>
      </w:del>
      <w:ins w:id="42" w:author="Author" w:date="2020-08-24T22:19:00Z">
        <w:r w:rsidR="00CE0BB1">
          <w:t>such</w:t>
        </w:r>
      </w:ins>
      <w:r w:rsidR="00CE0BB1">
        <w:t xml:space="preserve"> studies </w:t>
      </w:r>
      <w:del w:id="43" w:author="Author" w:date="2020-08-24T22:19:00Z">
        <w:r>
          <w:delText xml:space="preserve">of COVID-19 </w:delText>
        </w:r>
      </w:del>
      <w:r w:rsidR="00CE0BB1">
        <w:t xml:space="preserve">and make available a web app for performing sensitivity analyses. While </w:t>
      </w:r>
      <w:ins w:id="44" w:author="Author" w:date="2020-08-24T22:19:00Z">
        <w:r w:rsidR="00CE0BB1">
          <w:t xml:space="preserve">collider </w:t>
        </w:r>
      </w:ins>
      <w:r w:rsidR="00CE0BB1">
        <w:t>bias</w:t>
      </w:r>
      <w:del w:id="45" w:author="Author" w:date="2020-08-24T22:19:00Z">
        <w:r>
          <w:delText xml:space="preserve"> due to non-random sampling</w:delText>
        </w:r>
      </w:del>
      <w:r w:rsidR="00CE0BB1">
        <w:t xml:space="preserve"> should be explored in existing studies, the optimal way to mitigate the problem is to use appropriate sampling strategies at th</w:t>
      </w:r>
      <w:r w:rsidR="00CE0BB1">
        <w:t>e study design stage.</w:t>
      </w:r>
      <w:del w:id="46" w:author="Author" w:date="2020-08-24T22:19:00Z">
        <w:r>
          <w:delText xml:space="preserve"> </w:delText>
        </w:r>
      </w:del>
    </w:p>
    <w:p w14:paraId="7C823762" w14:textId="77777777" w:rsidR="0046157E" w:rsidRDefault="0046157E">
      <w:pPr>
        <w:rPr>
          <w:del w:id="47" w:author="Author" w:date="2020-08-24T22:19:00Z"/>
        </w:rPr>
      </w:pPr>
      <w:bookmarkStart w:id="48" w:name="_svrzeb7zb0t" w:colFirst="0" w:colLast="0"/>
      <w:bookmarkEnd w:id="48"/>
    </w:p>
    <w:p w14:paraId="716BEDA3" w14:textId="77777777" w:rsidR="007E6C1E" w:rsidRDefault="00CE0BB1">
      <w:pPr>
        <w:pStyle w:val="Heading1"/>
      </w:pPr>
      <w:r>
        <w:t>Introduction</w:t>
      </w:r>
    </w:p>
    <w:p w14:paraId="54886D3E" w14:textId="25636D26" w:rsidR="007E6C1E" w:rsidRDefault="00F00BA8">
      <w:del w:id="49" w:author="Author" w:date="2020-08-24T22:19:00Z">
        <w:r>
          <w:delText>Government health organisations</w:delText>
        </w:r>
      </w:del>
      <w:ins w:id="50" w:author="Author" w:date="2020-08-24T22:19:00Z">
        <w:r w:rsidR="00CE0BB1">
          <w:t>Health care providers</w:t>
        </w:r>
      </w:ins>
      <w:r w:rsidR="00CE0BB1">
        <w:t xml:space="preserve">, researchers and private companies, amongst others, are generating data on the COVID-19 </w:t>
      </w:r>
      <w:ins w:id="51" w:author="Author" w:date="2020-08-24T22:19:00Z">
        <w:r w:rsidR="00CE0BB1">
          <w:t xml:space="preserve">disease </w:t>
        </w:r>
      </w:ins>
      <w:r w:rsidR="00CE0BB1">
        <w:t>status of millions of people</w:t>
      </w:r>
      <w:del w:id="52" w:author="Author" w:date="2020-08-24T22:19:00Z">
        <w:r>
          <w:delText>, along with measures of health and behaviour, for the purpose of using these samples</w:delText>
        </w:r>
      </w:del>
      <w:r w:rsidR="00CE0BB1">
        <w:t xml:space="preserve"> to understand the </w:t>
      </w:r>
      <w:r w:rsidR="00CE0BB1">
        <w:rPr>
          <w:i/>
        </w:rPr>
        <w:t>risk factors</w:t>
      </w:r>
      <w:r w:rsidR="00CE0BB1">
        <w:t xml:space="preserve"> </w:t>
      </w:r>
      <w:del w:id="53" w:author="Author" w:date="2020-08-24T22:19:00Z">
        <w:r>
          <w:delText xml:space="preserve">(see </w:delText>
        </w:r>
        <w:r>
          <w:rPr>
            <w:b/>
          </w:rPr>
          <w:delText>Box 1</w:delText>
        </w:r>
        <w:r>
          <w:delText xml:space="preserve"> for scope) </w:delText>
        </w:r>
      </w:del>
      <w:r w:rsidR="00CE0BB1">
        <w:t xml:space="preserve">relevant to </w:t>
      </w:r>
      <w:del w:id="54" w:author="Author" w:date="2020-08-24T22:19:00Z">
        <w:r>
          <w:delText>the disease</w:delText>
        </w:r>
      </w:del>
      <w:ins w:id="55" w:author="Author" w:date="2020-08-24T22:19:00Z">
        <w:r w:rsidR="00CE0BB1">
          <w:t>SARS-CoV-2</w:t>
        </w:r>
      </w:ins>
      <w:r w:rsidR="00CE0BB1">
        <w:t xml:space="preserve"> in the general popul</w:t>
      </w:r>
      <w:r w:rsidR="00CE0BB1">
        <w:t>ation</w:t>
      </w:r>
      <w:del w:id="56" w:author="Author" w:date="2020-08-24T22:19:00Z">
        <w:r>
          <w:delText>.</w:delText>
        </w:r>
      </w:del>
      <w:ins w:id="57" w:author="Author" w:date="2020-08-24T22:19:00Z">
        <w:r w:rsidR="00CE0BB1">
          <w:t xml:space="preserve"> (defined in </w:t>
        </w:r>
        <w:r w:rsidR="00CE0BB1">
          <w:rPr>
            <w:b/>
          </w:rPr>
          <w:t>Box 1</w:t>
        </w:r>
        <w:r w:rsidR="00CE0BB1">
          <w:t>).</w:t>
        </w:r>
      </w:ins>
      <w:r w:rsidR="00CE0BB1">
        <w:t xml:space="preserve"> Numerous studies have reported risk factors associated with COVID-19 infection and subsequent disease severity, such as age, sex, occupation, smoking, and ACE-inhibitor use </w:t>
      </w:r>
      <w:hyperlink r:id="rId7">
        <w:r w:rsidR="00CE0BB1">
          <w:rPr>
            <w:color w:val="000000"/>
          </w:rPr>
          <w:t>(1–10)</w:t>
        </w:r>
      </w:hyperlink>
      <w:r w:rsidR="00CE0BB1">
        <w:t>. But</w:t>
      </w:r>
      <w:del w:id="58" w:author="Author" w:date="2020-08-24T22:19:00Z">
        <w:r>
          <w:delText xml:space="preserve"> if we are</w:delText>
        </w:r>
      </w:del>
      <w:r w:rsidR="00CE0BB1">
        <w:t xml:space="preserve"> to make reliable inference about the causes of infection and </w:t>
      </w:r>
      <w:ins w:id="59" w:author="Author" w:date="2020-08-24T22:19:00Z">
        <w:r w:rsidR="00CE0BB1">
          <w:t xml:space="preserve">disease </w:t>
        </w:r>
      </w:ins>
      <w:r w:rsidR="00CE0BB1">
        <w:t xml:space="preserve">severity, </w:t>
      </w:r>
      <w:del w:id="60" w:author="Author" w:date="2020-08-24T22:19:00Z">
        <w:r>
          <w:delText>we need to be aware</w:delText>
        </w:r>
      </w:del>
      <w:ins w:id="61" w:author="Author" w:date="2020-08-24T22:19:00Z">
        <w:r w:rsidR="00CE0BB1">
          <w:t>it is important</w:t>
        </w:r>
      </w:ins>
      <w:r w:rsidR="00CE0BB1">
        <w:t xml:space="preserve"> that </w:t>
      </w:r>
      <w:del w:id="62" w:author="Author" w:date="2020-08-24T22:19:00Z">
        <w:r>
          <w:delText>there are serious limitations to such</w:delText>
        </w:r>
      </w:del>
      <w:ins w:id="63" w:author="Author" w:date="2020-08-24T22:19:00Z">
        <w:r w:rsidR="00CE0BB1">
          <w:t>the biases which induce spurious associations in</w:t>
        </w:r>
      </w:ins>
      <w:r w:rsidR="00CE0BB1">
        <w:t xml:space="preserve"> observational data</w:t>
      </w:r>
      <w:del w:id="64" w:author="Author" w:date="2020-08-24T22:19:00Z">
        <w:r>
          <w:delText>. Of particular importance to understanding the aetiology of COVID-19 or developing predictors for infection or severity is</w:delText>
        </w:r>
      </w:del>
      <w:ins w:id="65" w:author="Author" w:date="2020-08-24T22:19:00Z">
        <w:r w:rsidR="00CE0BB1">
          <w:t xml:space="preserve"> are understood and assessed. Bias</w:t>
        </w:r>
        <w:r w:rsidR="00CE0BB1">
          <w:t xml:space="preserve"> due to confounding remains well-understood and attempts to address it are typically made (bar rare exceptions e.g. </w:t>
        </w:r>
        <w:r w:rsidR="00CE0BB1">
          <w:fldChar w:fldCharType="begin"/>
        </w:r>
        <w:r w:rsidR="00CE0BB1">
          <w:instrText xml:space="preserve"> HYPERLINK "https://paperpile.com/c/dg2jLS/DQ4A" \h </w:instrText>
        </w:r>
        <w:r w:rsidR="00CE0BB1">
          <w:fldChar w:fldCharType="separate"/>
        </w:r>
        <w:r w:rsidR="00CE0BB1">
          <w:rPr>
            <w:color w:val="000000"/>
          </w:rPr>
          <w:t>(11)</w:t>
        </w:r>
        <w:r w:rsidR="00CE0BB1">
          <w:rPr>
            <w:color w:val="000000"/>
          </w:rPr>
          <w:fldChar w:fldCharType="end"/>
        </w:r>
        <w:r w:rsidR="00CE0BB1">
          <w:t>). But</w:t>
        </w:r>
      </w:ins>
      <w:r w:rsidR="00CE0BB1">
        <w:t xml:space="preserve"> the problem of collider bias (sometimes referred to as selection bias, sam</w:t>
      </w:r>
      <w:r w:rsidR="00CE0BB1">
        <w:t>pling bias, ascertainment bias</w:t>
      </w:r>
      <w:del w:id="66" w:author="Author" w:date="2020-08-24T22:19:00Z">
        <w:r>
          <w:delText>). Emerging datasets relating to COVID-19 may be particularly susceptible to this issue, having serious implications for the reliability of causal inference and generalisability of predictors</w:delText>
        </w:r>
      </w:del>
      <w:ins w:id="67" w:author="Author" w:date="2020-08-24T22:19:00Z">
        <w:r w:rsidR="00CE0BB1">
          <w:t>, Berkson’s paradox) has major implications for many published studies of COVID-19 and is seldom addressed</w:t>
        </w:r>
      </w:ins>
      <w:r w:rsidR="00CE0BB1">
        <w:t>.</w:t>
      </w:r>
    </w:p>
    <w:p w14:paraId="10D3B413" w14:textId="46726699" w:rsidR="007E6C1E" w:rsidRDefault="00CE0BB1">
      <w:pPr>
        <w:spacing w:before="240" w:after="240"/>
        <w:rPr>
          <w:ins w:id="68" w:author="Author" w:date="2020-08-24T22:19:00Z"/>
        </w:rPr>
      </w:pPr>
      <w:r>
        <w:t xml:space="preserve">A collider is </w:t>
      </w:r>
      <w:ins w:id="69" w:author="Author" w:date="2020-08-24T22:19:00Z">
        <w:r>
          <w:t xml:space="preserve">most simply defined as </w:t>
        </w:r>
      </w:ins>
      <w:r>
        <w:t>a variable that is influenced by two other variables</w:t>
      </w:r>
      <w:del w:id="70" w:author="Author" w:date="2020-08-24T22:19:00Z">
        <w:r w:rsidR="00F00BA8">
          <w:delText xml:space="preserve"> of interest</w:delText>
        </w:r>
      </w:del>
      <w:ins w:id="71" w:author="Author" w:date="2020-08-24T22:19:00Z">
        <w:r>
          <w:t>, for example when a risk fac</w:t>
        </w:r>
        <w:r>
          <w:t>tor and an outcome both affect likelihood of being sampled</w:t>
        </w:r>
      </w:ins>
      <w:r>
        <w:t xml:space="preserve"> (they “collide” in a </w:t>
      </w:r>
      <w:ins w:id="72" w:author="Author" w:date="2020-08-24T22:19:00Z">
        <w:r>
          <w:t xml:space="preserve">Directed Acyclic Graph, </w:t>
        </w:r>
        <w:r>
          <w:rPr>
            <w:b/>
          </w:rPr>
          <w:t>Figure 1A</w:t>
        </w:r>
        <w:r>
          <w:t>). Colliders become an issue when they are conditioned upon in analysis, as this can distort the association between the two variables influenc</w:t>
        </w:r>
        <w:r>
          <w:t>ing the collider. Importantly, it is possible to distort the association between two variables that do not directly influence the collider (</w:t>
        </w:r>
        <w:r>
          <w:rPr>
            <w:b/>
          </w:rPr>
          <w:t>Figure 1B)</w:t>
        </w:r>
        <w:r>
          <w:t xml:space="preserve">. If the factors that influence sample selection themselves influence the variables of interest, the relationship between these variables of interest can become distorted. This is sometimes referred to as M-bias due to the shape of the </w:t>
        </w:r>
      </w:ins>
      <w:r>
        <w:t>Direct Acyclic Graph</w:t>
      </w:r>
      <w:del w:id="73" w:author="Author" w:date="2020-08-24T22:19:00Z">
        <w:r w:rsidR="00F00BA8">
          <w:delText>) and can be considered the contrast of a confounder, which influences other variables (</w:delText>
        </w:r>
        <w:r w:rsidR="00F00BA8">
          <w:rPr>
            <w:b/>
          </w:rPr>
          <w:delText>Figure 1A</w:delText>
        </w:r>
        <w:r w:rsidR="00F00BA8">
          <w:delText xml:space="preserve">). </w:delText>
        </w:r>
      </w:del>
      <w:ins w:id="74" w:author="Author" w:date="2020-08-24T22:19:00Z">
        <w:r>
          <w:t xml:space="preserve"> </w:t>
        </w:r>
        <w:r>
          <w:fldChar w:fldCharType="begin"/>
        </w:r>
        <w:r>
          <w:instrText xml:space="preserve"> HYPERLINK "https://paperpile.com/c/dg2jLS/yUl7" \h </w:instrText>
        </w:r>
        <w:r>
          <w:fldChar w:fldCharType="separate"/>
        </w:r>
        <w:r>
          <w:rPr>
            <w:color w:val="000000"/>
          </w:rPr>
          <w:t>(12)</w:t>
        </w:r>
        <w:r>
          <w:rPr>
            <w:color w:val="000000"/>
          </w:rPr>
          <w:fldChar w:fldCharType="end"/>
        </w:r>
        <w:r>
          <w:t>.</w:t>
        </w:r>
      </w:ins>
    </w:p>
    <w:p w14:paraId="24AFFA7F" w14:textId="373DC7E8" w:rsidR="007E6C1E" w:rsidRDefault="00CE0BB1">
      <w:pPr>
        <w:spacing w:before="240" w:after="240"/>
      </w:pPr>
      <w:r>
        <w:t xml:space="preserve">Collider bias can </w:t>
      </w:r>
      <w:del w:id="75" w:author="Author" w:date="2020-08-24T22:19:00Z">
        <w:r w:rsidR="00F00BA8">
          <w:delText xml:space="preserve">be unintuitive and its implications highly </w:delText>
        </w:r>
      </w:del>
      <w:ins w:id="76" w:author="Author" w:date="2020-08-24T22:19:00Z">
        <w:r>
          <w:t xml:space="preserve">arise when researchers restrict analyses on a collider variable </w:t>
        </w:r>
        <w:r>
          <w:fldChar w:fldCharType="begin"/>
        </w:r>
        <w:r>
          <w:instrText xml:space="preserve"> HYPERLINK "https://paperpile.com/c/dg2jLS/N61g+1Lk6+o9mT" \h </w:instrText>
        </w:r>
        <w:r>
          <w:fldChar w:fldCharType="separate"/>
        </w:r>
        <w:r>
          <w:rPr>
            <w:color w:val="000000"/>
          </w:rPr>
          <w:t>(13–15)</w:t>
        </w:r>
        <w:r>
          <w:rPr>
            <w:color w:val="000000"/>
          </w:rPr>
          <w:fldChar w:fldCharType="end"/>
        </w:r>
        <w:r>
          <w:t xml:space="preserve">. Within the </w:t>
        </w:r>
      </w:ins>
      <w:r>
        <w:t>context</w:t>
      </w:r>
      <w:del w:id="77" w:author="Author" w:date="2020-08-24T22:19:00Z">
        <w:r w:rsidR="00F00BA8">
          <w:delText xml:space="preserve">-specific, but several illustrative examples have been published to aid with understanding this issue </w:delText>
        </w:r>
        <w:r>
          <w:fldChar w:fldCharType="begin"/>
        </w:r>
        <w:r>
          <w:delInstrText xml:space="preserve"> HYPERLINK "https://paperpile.com/c/dg2jLS/N61g+1Lk6+o9mT" \h </w:delInstrText>
        </w:r>
        <w:r>
          <w:fldChar w:fldCharType="separate"/>
        </w:r>
        <w:r w:rsidR="00F00BA8">
          <w:rPr>
            <w:color w:val="000000"/>
          </w:rPr>
          <w:delText>(11–13)</w:delText>
        </w:r>
        <w:r>
          <w:rPr>
            <w:color w:val="000000"/>
          </w:rPr>
          <w:fldChar w:fldCharType="end"/>
        </w:r>
        <w:r w:rsidR="00F00BA8">
          <w:delText xml:space="preserve">. Consider the situation where we want to test whether a hypothesised risk factor (e.g. age) causes an outcome (e.g. contracting </w:delText>
        </w:r>
      </w:del>
      <w:ins w:id="78" w:author="Author" w:date="2020-08-24T22:19:00Z">
        <w:r>
          <w:t xml:space="preserve"> of </w:t>
        </w:r>
      </w:ins>
      <w:r>
        <w:t>COVID-19</w:t>
      </w:r>
      <w:del w:id="79" w:author="Author" w:date="2020-08-24T22:19:00Z">
        <w:r w:rsidR="00F00BA8">
          <w:delText>). If the hypothesised risk factor and the outcome each influence a third variable, conditioning on that third variable will induce an artifactual association between the risk factor and the outcome even if the risk factor does not cause the outcome (</w:delText>
        </w:r>
        <w:r w:rsidR="00F00BA8">
          <w:rPr>
            <w:b/>
          </w:rPr>
          <w:delText>Figure 1, 2</w:delText>
        </w:r>
        <w:r w:rsidR="00F00BA8">
          <w:delText>). If</w:delText>
        </w:r>
      </w:del>
      <w:ins w:id="80" w:author="Author" w:date="2020-08-24T22:19:00Z">
        <w:r>
          <w:t xml:space="preserve"> studies</w:t>
        </w:r>
        <w:r>
          <w:t>,</w:t>
        </w:r>
      </w:ins>
      <w:r>
        <w:t xml:space="preserve"> this </w:t>
      </w:r>
      <w:del w:id="81" w:author="Author" w:date="2020-08-24T22:19:00Z">
        <w:r w:rsidR="00F00BA8">
          <w:delText xml:space="preserve">third variable is </w:delText>
        </w:r>
      </w:del>
      <w:ins w:id="82" w:author="Author" w:date="2020-08-24T22:19:00Z">
        <w:r>
          <w:t xml:space="preserve">may relate to restricting analyses to those people who </w:t>
        </w:r>
        <w:r>
          <w:lastRenderedPageBreak/>
          <w:t xml:space="preserve">have experienced an event such as hospitalization with COVID-19, been tested for active infection or who have volunteered their </w:t>
        </w:r>
      </w:ins>
      <w:r>
        <w:t xml:space="preserve">participation in a </w:t>
      </w:r>
      <w:del w:id="83" w:author="Author" w:date="2020-08-24T22:19:00Z">
        <w:r w:rsidR="00F00BA8">
          <w:delText>study</w:delText>
        </w:r>
      </w:del>
      <w:ins w:id="84" w:author="Author" w:date="2020-08-24T22:19:00Z">
        <w:r>
          <w:t>large scale study. Among hospitalized patients,</w:t>
        </w:r>
        <w:r>
          <w:t xml:space="preserve"> the relationships between any variables that relate to hospitalization will be distorted compared to among the general population. The magnitude of this distortion can be large, inducing associations that do not exist in the general population or attenuat</w:t>
        </w:r>
        <w:r>
          <w:t xml:space="preserve">ing, inflating or reversing the sign of existing associations </w:t>
        </w:r>
        <w:r>
          <w:fldChar w:fldCharType="begin"/>
        </w:r>
        <w:r>
          <w:instrText xml:space="preserve"> HYPERLINK "https://paperpile.com/c/dg2jLS/fy6a" \h </w:instrText>
        </w:r>
        <w:r>
          <w:fldChar w:fldCharType="separate"/>
        </w:r>
        <w:r>
          <w:rPr>
            <w:color w:val="000000"/>
          </w:rPr>
          <w:t>(16)</w:t>
        </w:r>
        <w:r>
          <w:rPr>
            <w:color w:val="000000"/>
          </w:rPr>
          <w:fldChar w:fldCharType="end"/>
        </w:r>
        <w:r>
          <w:t>. As such, associations based on ascertained COVID-19 datasets may not reflect patterns in the population of interest</w:t>
        </w:r>
      </w:ins>
      <w:r>
        <w:t xml:space="preserve"> (i.e. </w:t>
      </w:r>
      <w:del w:id="85" w:author="Author" w:date="2020-08-24T22:19:00Z">
        <w:r w:rsidR="00F00BA8">
          <w:delText xml:space="preserve">an observation being present in </w:delText>
        </w:r>
      </w:del>
      <w:ins w:id="86" w:author="Author" w:date="2020-08-24T22:19:00Z">
        <w:r>
          <w:t>lack of ext</w:t>
        </w:r>
        <w:r>
          <w:t xml:space="preserve">ernal validity). Furthermore, when attempting to draw causal inferences from ascertained datasets, such effects may not even be valid within </w:t>
        </w:r>
      </w:ins>
      <w:r>
        <w:t>the dataset</w:t>
      </w:r>
      <w:del w:id="87" w:author="Author" w:date="2020-08-24T22:19:00Z">
        <w:r w:rsidR="00F00BA8">
          <w:delText xml:space="preserve">), then analysis of the study </w:delText>
        </w:r>
      </w:del>
      <w:ins w:id="88" w:author="Author" w:date="2020-08-24T22:19:00Z">
        <w:r>
          <w:t xml:space="preserve"> itself (i.e. lack of internal validity) (</w:t>
        </w:r>
        <w:r>
          <w:rPr>
            <w:b/>
          </w:rPr>
          <w:t>Box 1</w:t>
        </w:r>
        <w:r>
          <w:t xml:space="preserve">). This is because associations induced by collider bias </w:t>
        </w:r>
        <w:r>
          <w:t xml:space="preserve">are properties of the sample, rather than the individuals that comprise it, so the associations estimated using the </w:t>
        </w:r>
      </w:ins>
      <w:r>
        <w:t xml:space="preserve">sample will </w:t>
      </w:r>
      <w:del w:id="89" w:author="Author" w:date="2020-08-24T22:19:00Z">
        <w:r w:rsidR="00F00BA8">
          <w:delText xml:space="preserve">automatically condition on the collider of participation. </w:delText>
        </w:r>
      </w:del>
      <w:ins w:id="90" w:author="Author" w:date="2020-08-24T22:19:00Z">
        <w:r>
          <w:t xml:space="preserve">not be a reliable indication of the individual level causal effects. </w:t>
        </w:r>
      </w:ins>
      <w:r>
        <w:t xml:space="preserve">Collider bias </w:t>
      </w:r>
      <w:del w:id="91" w:author="Author" w:date="2020-08-24T22:19:00Z">
        <w:r w:rsidR="00F00BA8">
          <w:delText>can induce associations where</w:delText>
        </w:r>
      </w:del>
      <w:ins w:id="92" w:author="Author" w:date="2020-08-24T22:19:00Z">
        <w:r>
          <w:t>therefore causes associations to fail to gene</w:t>
        </w:r>
        <w:r>
          <w:t>ralise beyond the sample and for causal inferences to be inaccurate even within the sample. It is this second characteristic which distinguishes collider bias within the more general concept of selection bias. Selection bias can occur when</w:t>
        </w:r>
      </w:ins>
      <w:r>
        <w:t xml:space="preserve"> there </w:t>
      </w:r>
      <w:del w:id="93" w:author="Author" w:date="2020-08-24T22:19:00Z">
        <w:r w:rsidR="00F00BA8">
          <w:delText xml:space="preserve">is no true causal </w:delText>
        </w:r>
      </w:del>
      <w:ins w:id="94" w:author="Author" w:date="2020-08-24T22:19:00Z">
        <w:r>
          <w:t xml:space="preserve">are </w:t>
        </w:r>
      </w:ins>
      <w:r>
        <w:t>effect</w:t>
      </w:r>
      <w:r>
        <w:t xml:space="preserve"> </w:t>
      </w:r>
      <w:del w:id="95" w:author="Author" w:date="2020-08-24T22:19:00Z">
        <w:r w:rsidR="00F00BA8">
          <w:delText xml:space="preserve">in the general population, attenuate or inflate true causal effects, or reverse the sign of true causal effects. </w:delText>
        </w:r>
      </w:del>
      <w:ins w:id="96" w:author="Author" w:date="2020-08-24T22:19:00Z">
        <w:r>
          <w:t>modifiers that are distributed differently in the sample than in the population, thus causing effects to differ between the two. However, while this limits the generalisability of causal effects to the population, those effects are valid within the sample</w:t>
        </w:r>
        <w:r>
          <w:t xml:space="preserve"> </w:t>
        </w:r>
        <w:r>
          <w:fldChar w:fldCharType="begin"/>
        </w:r>
        <w:r>
          <w:instrText xml:space="preserve"> HYPERLINK "https://paperpile.com/c/dg2jLS/tgoG" \h </w:instrText>
        </w:r>
        <w:r>
          <w:fldChar w:fldCharType="separate"/>
        </w:r>
        <w:r>
          <w:rPr>
            <w:color w:val="000000"/>
          </w:rPr>
          <w:t>(17)</w:t>
        </w:r>
        <w:r>
          <w:rPr>
            <w:color w:val="000000"/>
          </w:rPr>
          <w:fldChar w:fldCharType="end"/>
        </w:r>
        <w:r>
          <w:t>.</w:t>
        </w:r>
      </w:ins>
    </w:p>
    <w:p w14:paraId="582ACFF1" w14:textId="77777777" w:rsidR="0046157E" w:rsidRDefault="00F00BA8">
      <w:pPr>
        <w:spacing w:before="240" w:after="240"/>
        <w:rPr>
          <w:del w:id="97" w:author="Author" w:date="2020-08-24T22:19:00Z"/>
        </w:rPr>
      </w:pPr>
      <w:del w:id="98" w:author="Author" w:date="2020-08-24T22:19:00Z">
        <w:r>
          <w:delText xml:space="preserve">In the context of this paper, conditioning upon the third variable can mean examining the effect of the risk factor in only the subset of individuals with that particular characteristic (e.g. only analysing disease cases for disease progression), or non-randomly selecting samples from the target population. Two intuitive examples of collider bias are laid out below. </w:delText>
        </w:r>
      </w:del>
    </w:p>
    <w:p w14:paraId="7D784762" w14:textId="77777777" w:rsidR="0046157E" w:rsidRDefault="00F00BA8">
      <w:pPr>
        <w:spacing w:before="240" w:after="240"/>
        <w:rPr>
          <w:del w:id="99" w:author="Author" w:date="2020-08-24T22:19:00Z"/>
        </w:rPr>
      </w:pPr>
      <w:del w:id="100" w:author="Author" w:date="2020-08-24T22:19:00Z">
        <w:r>
          <w:rPr>
            <w:b/>
          </w:rPr>
          <w:delText xml:space="preserve">Example 1: </w:delText>
        </w:r>
        <w:r>
          <w:delText>Suppose that sporting ability and academic ability are both normally distributed and independent in the population. That is, sporting ability has no influence on academic ability, and vice versa. Let's now suppose that a prestigious, highly selective school chooses to enrol children who have high sporting or academic ability (</w:delText>
        </w:r>
        <w:r>
          <w:rPr>
            <w:b/>
          </w:rPr>
          <w:delText>Figure 1B</w:delText>
        </w:r>
        <w:r>
          <w:delText>). For ease, assume that the school has sufficient capacity to enrol the top 10% of pupils from the general population, based on their combined sporting and academic scores. Because sporting and academic ability are independent in the general population and we have selected on the top of these distributions, enrolled pupils are likely to be either sporting or academic, and unlikely to be both. This induces a negative correlation in our school despite there being no relationship in the general population (</w:delText>
        </w:r>
        <w:r>
          <w:rPr>
            <w:b/>
          </w:rPr>
          <w:delText>Figure 1C</w:delText>
        </w:r>
        <w:r>
          <w:delText>). If we analyse sporting and academic ability in the school, we will conclude that the two are inversely related. It is clear that analysis within this selected sample will generate unreliable causal inference, and unreliable predictors to be applied to the general population.</w:delText>
        </w:r>
      </w:del>
    </w:p>
    <w:p w14:paraId="0E299974" w14:textId="0A69F56B" w:rsidR="007E6C1E" w:rsidRDefault="00F00BA8">
      <w:pPr>
        <w:spacing w:before="240" w:after="240"/>
      </w:pPr>
      <w:del w:id="101" w:author="Author" w:date="2020-08-24T22:19:00Z">
        <w:r>
          <w:rPr>
            <w:b/>
          </w:rPr>
          <w:delText xml:space="preserve">Example 2: </w:delText>
        </w:r>
        <w:r>
          <w:delText>Suppose we want to test</w:delText>
        </w:r>
      </w:del>
      <w:ins w:id="102" w:author="Author" w:date="2020-08-24T22:19:00Z">
        <w:r w:rsidR="00CE0BB1">
          <w:t>As illustration, consider</w:t>
        </w:r>
      </w:ins>
      <w:r w:rsidR="00CE0BB1">
        <w:t xml:space="preserve"> the hypothesis that being a health worker is a risk factor for severe COVID-19 </w:t>
      </w:r>
      <w:ins w:id="103" w:author="Author" w:date="2020-08-24T22:19:00Z">
        <w:r w:rsidR="00CE0BB1">
          <w:t xml:space="preserve">disease. Under the assumption of a higher viral load due to their occupational exposure, </w:t>
        </w:r>
        <w:r w:rsidR="00CE0BB1">
          <w:t xml:space="preserve">healthcare workers will on average experience more severe COVID-19 </w:t>
        </w:r>
      </w:ins>
      <w:r w:rsidR="00CE0BB1">
        <w:t>symptoms</w:t>
      </w:r>
      <w:del w:id="104" w:author="Author" w:date="2020-08-24T22:19:00Z">
        <w:r>
          <w:delText>. Our</w:delText>
        </w:r>
      </w:del>
      <w:ins w:id="105" w:author="Author" w:date="2020-08-24T22:19:00Z">
        <w:r w:rsidR="00CE0BB1">
          <w:t xml:space="preserve"> compared to the general population. The</w:t>
        </w:r>
      </w:ins>
      <w:r w:rsidR="00CE0BB1">
        <w:t xml:space="preserve"> target population </w:t>
      </w:r>
      <w:del w:id="106" w:author="Author" w:date="2020-08-24T22:19:00Z">
        <w:r>
          <w:delText xml:space="preserve">for </w:delText>
        </w:r>
      </w:del>
      <w:ins w:id="107" w:author="Author" w:date="2020-08-24T22:19:00Z">
        <w:r w:rsidR="00CE0BB1">
          <w:t xml:space="preserve">within which we wish to test this </w:t>
        </w:r>
      </w:ins>
      <w:r w:rsidR="00CE0BB1">
        <w:t xml:space="preserve">hypothesis is </w:t>
      </w:r>
      <w:del w:id="108" w:author="Author" w:date="2020-08-24T22:19:00Z">
        <w:r>
          <w:delText xml:space="preserve">all </w:delText>
        </w:r>
      </w:del>
      <w:r w:rsidR="00CE0BB1">
        <w:t xml:space="preserve">adults in </w:t>
      </w:r>
      <w:del w:id="109" w:author="Author" w:date="2020-08-24T22:19:00Z">
        <w:r>
          <w:delText xml:space="preserve">the general population. </w:delText>
        </w:r>
      </w:del>
      <w:ins w:id="110" w:author="Author" w:date="2020-08-24T22:19:00Z">
        <w:r w:rsidR="00CE0BB1">
          <w:t>any occupation (or unemployed); the exposure is being a health w</w:t>
        </w:r>
        <w:r w:rsidR="00CE0BB1">
          <w:t xml:space="preserve">orker the outcome is COVID-19 symptom severity. The only way we can reliably estimate COVID-19 status and severity is by considering individuals who have a confirmed positive polymerase chain reaction (PCR) test for COVID-19. </w:t>
        </w:r>
      </w:ins>
      <w:r w:rsidR="00CE0BB1">
        <w:t xml:space="preserve">However, </w:t>
      </w:r>
      <w:del w:id="111" w:author="Author" w:date="2020-08-24T22:19:00Z">
        <w:r>
          <w:delText>our</w:delText>
        </w:r>
      </w:del>
      <w:ins w:id="112" w:author="Author" w:date="2020-08-24T22:19:00Z">
        <w:r w:rsidR="00CE0BB1">
          <w:t>restrictions on avail</w:t>
        </w:r>
        <w:r w:rsidR="00CE0BB1">
          <w:t>ability of testing especially in the early stages of the pandemic means that the available</w:t>
        </w:r>
      </w:ins>
      <w:r w:rsidR="00CE0BB1">
        <w:t xml:space="preserve"> study sample </w:t>
      </w:r>
      <w:del w:id="113" w:author="Author" w:date="2020-08-24T22:19:00Z">
        <w:r>
          <w:delText>will be</w:delText>
        </w:r>
      </w:del>
      <w:ins w:id="114" w:author="Author" w:date="2020-08-24T22:19:00Z">
        <w:r w:rsidR="00CE0BB1">
          <w:t>is necessarily</w:t>
        </w:r>
      </w:ins>
      <w:r w:rsidR="00CE0BB1">
        <w:t xml:space="preserve"> restricted </w:t>
      </w:r>
      <w:del w:id="115" w:author="Author" w:date="2020-08-24T22:19:00Z">
        <w:r>
          <w:delText xml:space="preserve">only </w:delText>
        </w:r>
      </w:del>
      <w:r w:rsidR="00CE0BB1">
        <w:t xml:space="preserve">to those </w:t>
      </w:r>
      <w:ins w:id="116" w:author="Author" w:date="2020-08-24T22:19:00Z">
        <w:r w:rsidR="00CE0BB1">
          <w:t xml:space="preserve">individuals </w:t>
        </w:r>
      </w:ins>
      <w:r w:rsidR="00CE0BB1">
        <w:t xml:space="preserve">who </w:t>
      </w:r>
      <w:del w:id="117" w:author="Author" w:date="2020-08-24T22:19:00Z">
        <w:r>
          <w:delText>are</w:delText>
        </w:r>
      </w:del>
      <w:ins w:id="118" w:author="Author" w:date="2020-08-24T22:19:00Z">
        <w:r w:rsidR="00CE0BB1">
          <w:t>have been</w:t>
        </w:r>
      </w:ins>
      <w:r w:rsidR="00CE0BB1">
        <w:t xml:space="preserve"> tested for active COVID-19 infection. If we take the UK as an example (until late April 202</w:t>
      </w:r>
      <w:r w:rsidR="00CE0BB1">
        <w:t xml:space="preserve">0), </w:t>
      </w:r>
      <w:del w:id="119" w:author="Author" w:date="2020-08-24T22:19:00Z">
        <w:r>
          <w:delText xml:space="preserve">the majority of </w:delText>
        </w:r>
      </w:del>
      <w:ins w:id="120" w:author="Author" w:date="2020-08-24T22:19:00Z">
        <w:r w:rsidR="00CE0BB1">
          <w:t xml:space="preserve">let us assume a simplified scenario where all </w:t>
        </w:r>
      </w:ins>
      <w:r w:rsidR="00CE0BB1">
        <w:t xml:space="preserve">tests were performed either on </w:t>
      </w:r>
      <w:ins w:id="121" w:author="Author" w:date="2020-08-24T22:19:00Z">
        <w:r w:rsidR="00CE0BB1">
          <w:t xml:space="preserve">frontline </w:t>
        </w:r>
      </w:ins>
      <w:r w:rsidR="00CE0BB1">
        <w:t>health workers</w:t>
      </w:r>
      <w:del w:id="122" w:author="Author" w:date="2020-08-24T22:19:00Z">
        <w:r>
          <w:delText>,</w:delText>
        </w:r>
      </w:del>
      <w:ins w:id="123" w:author="Author" w:date="2020-08-24T22:19:00Z">
        <w:r w:rsidR="00CE0BB1">
          <w:t xml:space="preserve"> (as critical vectors for disease among high risk individuals),</w:t>
        </w:r>
      </w:ins>
      <w:r w:rsidR="00CE0BB1">
        <w:t xml:space="preserve"> or members of the general public who had symptoms severe enough to require hospitalisat</w:t>
      </w:r>
      <w:r w:rsidR="00CE0BB1">
        <w:t>ion</w:t>
      </w:r>
      <w:del w:id="124" w:author="Author" w:date="2020-08-24T22:19:00Z">
        <w:r>
          <w:delText>.</w:delText>
        </w:r>
      </w:del>
      <w:ins w:id="125" w:author="Author" w:date="2020-08-24T22:19:00Z">
        <w:r w:rsidR="00CE0BB1">
          <w:t xml:space="preserve"> (as high risk individuals).</w:t>
        </w:r>
      </w:ins>
      <w:r w:rsidR="00CE0BB1">
        <w:t xml:space="preserve"> In this testing </w:t>
      </w:r>
      <w:del w:id="126" w:author="Author" w:date="2020-08-24T22:19:00Z">
        <w:r>
          <w:delText>environment</w:delText>
        </w:r>
      </w:del>
      <w:ins w:id="127" w:author="Author" w:date="2020-08-24T22:19:00Z">
        <w:r w:rsidR="00CE0BB1">
          <w:t>framework</w:t>
        </w:r>
      </w:ins>
      <w:r w:rsidR="00CE0BB1">
        <w:t xml:space="preserve">, our sample of participants will </w:t>
      </w:r>
      <w:del w:id="128" w:author="Author" w:date="2020-08-24T22:19:00Z">
        <w:r>
          <w:delText>be</w:delText>
        </w:r>
      </w:del>
      <w:ins w:id="129" w:author="Author" w:date="2020-08-24T22:19:00Z">
        <w:r w:rsidR="00CE0BB1">
          <w:t>have been</w:t>
        </w:r>
      </w:ins>
      <w:r w:rsidR="00CE0BB1">
        <w:t xml:space="preserve"> selected for both the hypothesised risk factor (being a healthcare worker) and the outcome of interest (severe symptoms). </w:t>
      </w:r>
      <w:del w:id="130" w:author="Author" w:date="2020-08-24T22:19:00Z">
        <w:r>
          <w:delText>In this strata of the population, healthcare</w:delText>
        </w:r>
      </w:del>
      <w:ins w:id="131" w:author="Author" w:date="2020-08-24T22:19:00Z">
        <w:r w:rsidR="00CE0BB1">
          <w:t>Our sample will therefore contain</w:t>
        </w:r>
        <w:r w:rsidR="00CE0BB1">
          <w:t xml:space="preserve"> all health workers who are tested regardless of their symptom severity, while only non-health workers with severe symptoms will be included. In this section of the population, health</w:t>
        </w:r>
      </w:ins>
      <w:r w:rsidR="00CE0BB1">
        <w:t xml:space="preserve"> workers will </w:t>
      </w:r>
      <w:ins w:id="132" w:author="Author" w:date="2020-08-24T22:19:00Z">
        <w:r w:rsidR="00CE0BB1">
          <w:t xml:space="preserve">therefore </w:t>
        </w:r>
      </w:ins>
      <w:r w:rsidR="00CE0BB1">
        <w:t xml:space="preserve">generally appear to have relatively low severity </w:t>
      </w:r>
      <w:del w:id="133" w:author="Author" w:date="2020-08-24T22:19:00Z">
        <w:r>
          <w:delText>(</w:delText>
        </w:r>
      </w:del>
      <w:ins w:id="134" w:author="Author" w:date="2020-08-24T22:19:00Z">
        <w:r w:rsidR="00CE0BB1">
          <w:t xml:space="preserve">compared to others tested, </w:t>
        </w:r>
      </w:ins>
      <w:r w:rsidR="00CE0BB1">
        <w:t xml:space="preserve">inducing a negative </w:t>
      </w:r>
      <w:del w:id="135" w:author="Author" w:date="2020-08-24T22:19:00Z">
        <w:r>
          <w:delText xml:space="preserve">observational </w:delText>
        </w:r>
      </w:del>
      <w:r w:rsidR="00CE0BB1">
        <w:t>association</w:t>
      </w:r>
      <w:del w:id="136" w:author="Author" w:date="2020-08-24T22:19:00Z">
        <w:r>
          <w:delText xml:space="preserve">, </w:delText>
        </w:r>
      </w:del>
      <w:ins w:id="137" w:author="Author" w:date="2020-08-24T22:19:00Z">
        <w:r w:rsidR="00CE0BB1">
          <w:t xml:space="preserve"> in our sample, which does not reflect the true relationship in the target population (</w:t>
        </w:r>
      </w:ins>
      <w:r w:rsidR="00CE0BB1">
        <w:rPr>
          <w:b/>
        </w:rPr>
        <w:t>Figure 2B</w:t>
      </w:r>
      <w:r w:rsidR="00CE0BB1">
        <w:t xml:space="preserve">). </w:t>
      </w:r>
      <w:del w:id="138" w:author="Author" w:date="2020-08-24T22:19:00Z">
        <w:r>
          <w:delText>In reality, there are occupational hazards relating to infectious disease of being a healthcare worker, and the true causal effect is likely to be in the opposite direction, as healthcare workers are likely exposed to higher viral loads.</w:delText>
        </w:r>
      </w:del>
      <w:ins w:id="139" w:author="Author" w:date="2020-08-24T22:19:00Z">
        <w:r w:rsidR="00CE0BB1">
          <w:t>It is clear that naive analysis using this selected sample will generate unreliable causal inferenc</w:t>
        </w:r>
        <w:r w:rsidR="00CE0BB1">
          <w:t xml:space="preserve">e, and unreliable predictors to be applied to the general population. </w:t>
        </w:r>
      </w:ins>
    </w:p>
    <w:p w14:paraId="6CF0BD45" w14:textId="77777777" w:rsidR="007E6C1E" w:rsidRDefault="00CE0BB1">
      <w:pPr>
        <w:spacing w:before="240" w:after="240"/>
      </w:pPr>
      <w:r>
        <w:t>In this paper, we discuss why collider bias should be of particular concern to observational studies of COVID-19</w:t>
      </w:r>
      <w:ins w:id="140" w:author="Author" w:date="2020-08-24T22:19:00Z">
        <w:r>
          <w:t xml:space="preserve"> infection and disease risk</w:t>
        </w:r>
      </w:ins>
      <w:r>
        <w:t xml:space="preserve">, and show how sample selection can lead to </w:t>
      </w:r>
      <w:r>
        <w:lastRenderedPageBreak/>
        <w:t>dr</w:t>
      </w:r>
      <w:r>
        <w:t>amatic biases. We then go on to describe the approaches that are available to explore and mitigate this problem.</w:t>
      </w:r>
    </w:p>
    <w:p w14:paraId="6A9A00DE" w14:textId="77777777" w:rsidR="007E6C1E" w:rsidRDefault="00CE0BB1">
      <w:pPr>
        <w:pStyle w:val="Heading1"/>
      </w:pPr>
      <w:bookmarkStart w:id="141" w:name="_5gzmaykyw3yd" w:colFirst="0" w:colLast="0"/>
      <w:bookmarkEnd w:id="141"/>
      <w:r>
        <w:t>Why observational COVID-19 research is particularly susceptible to collider bias</w:t>
      </w:r>
    </w:p>
    <w:p w14:paraId="312027C8" w14:textId="148DE25C" w:rsidR="007E6C1E" w:rsidRDefault="00CE0BB1">
      <w:pPr>
        <w:rPr>
          <w:ins w:id="142" w:author="Author" w:date="2020-08-24T22:19:00Z"/>
        </w:rPr>
      </w:pPr>
      <w:r>
        <w:t xml:space="preserve">Though unquestionably valuable, observational datasets can be </w:t>
      </w:r>
      <w:r>
        <w:t xml:space="preserve">something of a black box because the associations </w:t>
      </w:r>
      <w:del w:id="143" w:author="Author" w:date="2020-08-24T22:19:00Z">
        <w:r w:rsidR="00F00BA8">
          <w:delText>to which they give rise</w:delText>
        </w:r>
      </w:del>
      <w:ins w:id="144" w:author="Author" w:date="2020-08-24T22:19:00Z">
        <w:r>
          <w:t>estimated within them</w:t>
        </w:r>
      </w:ins>
      <w:r>
        <w:t xml:space="preserve"> can be due to many different mechanisms. </w:t>
      </w:r>
      <w:del w:id="145" w:author="Author" w:date="2020-08-24T22:19:00Z">
        <w:r w:rsidR="00F00BA8">
          <w:delText xml:space="preserve">Suppose </w:delText>
        </w:r>
      </w:del>
      <w:ins w:id="146" w:author="Author" w:date="2020-08-24T22:19:00Z">
        <w:r>
          <w:t xml:space="preserve">Consider the scenario in which </w:t>
        </w:r>
      </w:ins>
      <w:r>
        <w:t xml:space="preserve">we </w:t>
      </w:r>
      <w:del w:id="147" w:author="Author" w:date="2020-08-24T22:19:00Z">
        <w:r w:rsidR="00F00BA8">
          <w:delText xml:space="preserve">wish to draw inferences </w:delText>
        </w:r>
      </w:del>
      <w:ins w:id="148" w:author="Author" w:date="2020-08-24T22:19:00Z">
        <w:r>
          <w:t xml:space="preserve">want to estimate the causal effect of a risk factor </w:t>
        </w:r>
      </w:ins>
      <w:r>
        <w:t xml:space="preserve">that </w:t>
      </w:r>
      <w:del w:id="149" w:author="Author" w:date="2020-08-24T22:19:00Z">
        <w:r w:rsidR="00F00BA8">
          <w:delText>can be generalised</w:delText>
        </w:r>
      </w:del>
      <w:ins w:id="150" w:author="Author" w:date="2020-08-24T22:19:00Z">
        <w:r>
          <w:t>is generalizable</w:t>
        </w:r>
      </w:ins>
      <w:r>
        <w:t xml:space="preserve"> to a wider population such as the U</w:t>
      </w:r>
      <w:r>
        <w:t xml:space="preserve">K (the </w:t>
      </w:r>
      <w:del w:id="151" w:author="Author" w:date="2020-08-24T22:19:00Z">
        <w:r w:rsidR="00F00BA8">
          <w:delText xml:space="preserve">population). To conduct our observational study, we must first define a group of people that we wish to sample (the </w:delText>
        </w:r>
      </w:del>
      <w:ins w:id="152" w:author="Author" w:date="2020-08-24T22:19:00Z">
        <w:r>
          <w:t>‘</w:t>
        </w:r>
      </w:ins>
      <w:r>
        <w:t xml:space="preserve">target </w:t>
      </w:r>
      <w:del w:id="153" w:author="Author" w:date="2020-08-24T22:19:00Z">
        <w:r w:rsidR="00F00BA8">
          <w:delText>population) who are representative of the</w:delText>
        </w:r>
      </w:del>
      <w:ins w:id="154" w:author="Author" w:date="2020-08-24T22:19:00Z">
        <w:r>
          <w:t>population’). Since we rarely observe the full</w:t>
        </w:r>
      </w:ins>
      <w:r>
        <w:t xml:space="preserve"> target population</w:t>
      </w:r>
      <w:del w:id="155" w:author="Author" w:date="2020-08-24T22:19:00Z">
        <w:r w:rsidR="00F00BA8">
          <w:delText xml:space="preserve">. The members of the target population who respond to the invitation and </w:delText>
        </w:r>
      </w:del>
      <w:ins w:id="156" w:author="Author" w:date="2020-08-24T22:19:00Z">
        <w:r>
          <w:t>, we must estimate this effect within a sample of individuals drawn from this population. If the sample is a true random selection from the population, then we say it is represe</w:t>
        </w:r>
        <w:r>
          <w:t>ntative. Often, however, samples are chosen out of convenience or because the risk factor or outcome is only measured in certain groups (e.g. COVID-19 disease status is only observed for individuals who have received a test). Furthermore, individuals invit</w:t>
        </w:r>
        <w:r>
          <w:t xml:space="preserve">ed to </w:t>
        </w:r>
      </w:ins>
      <w:r>
        <w:t xml:space="preserve">participate in </w:t>
      </w:r>
      <w:del w:id="157" w:author="Author" w:date="2020-08-24T22:19:00Z">
        <w:r w:rsidR="00F00BA8">
          <w:delText>the study form the study</w:delText>
        </w:r>
      </w:del>
      <w:ins w:id="158" w:author="Author" w:date="2020-08-24T22:19:00Z">
        <w:r>
          <w:t>a</w:t>
        </w:r>
      </w:ins>
      <w:r>
        <w:t xml:space="preserve"> sample</w:t>
      </w:r>
      <w:del w:id="159" w:author="Author" w:date="2020-08-24T22:19:00Z">
        <w:r w:rsidR="00F00BA8">
          <w:delText>.</w:delText>
        </w:r>
      </w:del>
      <w:ins w:id="160" w:author="Author" w:date="2020-08-24T22:19:00Z">
        <w:r>
          <w:t xml:space="preserve"> may refuse or subsequently drop out.</w:t>
        </w:r>
      </w:ins>
      <w:r>
        <w:t xml:space="preserve"> If </w:t>
      </w:r>
      <w:del w:id="161" w:author="Author" w:date="2020-08-24T22:19:00Z">
        <w:r w:rsidR="00F00BA8">
          <w:delText xml:space="preserve">individual </w:delText>
        </w:r>
      </w:del>
      <w:r>
        <w:t xml:space="preserve">characteristics </w:t>
      </w:r>
      <w:del w:id="162" w:author="Author" w:date="2020-08-24T22:19:00Z">
        <w:r w:rsidR="00F00BA8">
          <w:delText>cause people to be more likely to respond to an invitation to participate in the study,</w:delText>
        </w:r>
      </w:del>
      <w:ins w:id="163" w:author="Author" w:date="2020-08-24T22:19:00Z">
        <w:r>
          <w:t>related to sample inclusion also relate to the risk factor and outcome of interest, then this introduces</w:t>
        </w:r>
      </w:ins>
      <w:r>
        <w:t xml:space="preserve"> the </w:t>
      </w:r>
      <w:del w:id="164" w:author="Author" w:date="2020-08-24T22:19:00Z">
        <w:r w:rsidR="00F00BA8">
          <w:delText>study sample will not be representative of the target population. To give context on how serious a problem</w:delText>
        </w:r>
      </w:del>
      <w:ins w:id="165" w:author="Author" w:date="2020-08-24T22:19:00Z">
        <w:r>
          <w:t>possibility of</w:t>
        </w:r>
      </w:ins>
      <w:r>
        <w:t xml:space="preserve"> collider bias </w:t>
      </w:r>
      <w:del w:id="166" w:author="Author" w:date="2020-08-24T22:19:00Z">
        <w:r w:rsidR="00F00BA8">
          <w:delText>can be, there is a continuing debate in the literature about the extent to which</w:delText>
        </w:r>
      </w:del>
      <w:ins w:id="167" w:author="Author" w:date="2020-08-24T22:19:00Z">
        <w:r>
          <w:t xml:space="preserve">in our analysis. </w:t>
        </w:r>
      </w:ins>
    </w:p>
    <w:p w14:paraId="39A2E30C" w14:textId="77777777" w:rsidR="007E6C1E" w:rsidRDefault="007E6C1E">
      <w:pPr>
        <w:rPr>
          <w:ins w:id="168" w:author="Author" w:date="2020-08-24T22:19:00Z"/>
        </w:rPr>
      </w:pPr>
    </w:p>
    <w:p w14:paraId="38ED1076" w14:textId="2ADB8532" w:rsidR="007E6C1E" w:rsidRDefault="00CE0BB1">
      <w:ins w:id="169" w:author="Author" w:date="2020-08-24T22:19:00Z">
        <w:r>
          <w:t>Collider bias</w:t>
        </w:r>
        <w:r>
          <w:t xml:space="preserve"> does not only occur at the point of sampling. It can also be introduced by statistical modelling choices. For example, whether</w:t>
        </w:r>
      </w:ins>
      <w:r>
        <w:t xml:space="preserve"> it is appropriate to adjust for covariates in observational associations </w:t>
      </w:r>
      <w:ins w:id="170" w:author="Author" w:date="2020-08-24T22:19:00Z">
        <w:r>
          <w:t>depends on where the covariates sit on the causal pathw</w:t>
        </w:r>
        <w:r>
          <w:t xml:space="preserve">ay and their role in the data generating process </w:t>
        </w:r>
      </w:ins>
      <w:r>
        <w:fldChar w:fldCharType="begin"/>
      </w:r>
      <w:r>
        <w:instrText xml:space="preserve"> HYPERLINK "https://paperpile.com/c/dg2jLS/BBEW+9qOZ+lUg5+UoTR" \h </w:instrText>
      </w:r>
      <w:r>
        <w:fldChar w:fldCharType="separate"/>
      </w:r>
      <w:r>
        <w:rPr>
          <w:color w:val="000000"/>
        </w:rPr>
        <w:t>(</w:t>
      </w:r>
      <w:del w:id="171" w:author="Author" w:date="2020-08-24T22:19:00Z">
        <w:r w:rsidR="00F00BA8">
          <w:rPr>
            <w:color w:val="000000"/>
          </w:rPr>
          <w:delText>14–17</w:delText>
        </w:r>
      </w:del>
      <w:ins w:id="172" w:author="Author" w:date="2020-08-24T22:19:00Z">
        <w:r>
          <w:rPr>
            <w:color w:val="000000"/>
          </w:rPr>
          <w:t>18–21</w:t>
        </w:r>
      </w:ins>
      <w:r>
        <w:rPr>
          <w:color w:val="000000"/>
        </w:rPr>
        <w:t>)</w:t>
      </w:r>
      <w:r>
        <w:rPr>
          <w:color w:val="000000"/>
        </w:rPr>
        <w:fldChar w:fldCharType="end"/>
      </w:r>
      <w:r>
        <w:t>. If we assume that a given covariate influences both the hypothesised risk factor and the outcome</w:t>
      </w:r>
      <w:del w:id="173" w:author="Author" w:date="2020-08-24T22:19:00Z">
        <w:r w:rsidR="00F00BA8">
          <w:delText>,</w:delText>
        </w:r>
      </w:del>
      <w:ins w:id="174" w:author="Author" w:date="2020-08-24T22:19:00Z">
        <w:r>
          <w:t xml:space="preserve"> (a confounder),</w:t>
        </w:r>
      </w:ins>
      <w:r>
        <w:t xml:space="preserve"> it is appropria</w:t>
      </w:r>
      <w:r>
        <w:t xml:space="preserve">te to condition on that covariate to remove bias induced by the confounding structure. However, if the covariate is a </w:t>
      </w:r>
      <w:del w:id="175" w:author="Author" w:date="2020-08-24T22:19:00Z">
        <w:r w:rsidR="00F00BA8">
          <w:delText xml:space="preserve">common </w:delText>
        </w:r>
      </w:del>
      <w:r>
        <w:t xml:space="preserve">consequence </w:t>
      </w:r>
      <w:ins w:id="176" w:author="Author" w:date="2020-08-24T22:19:00Z">
        <w:r>
          <w:t xml:space="preserve">of either or both the exposure and the outcome (a collider), </w:t>
        </w:r>
      </w:ins>
      <w:r>
        <w:t>rather than a common cause</w:t>
      </w:r>
      <w:del w:id="177" w:author="Author" w:date="2020-08-24T22:19:00Z">
        <w:r w:rsidR="00F00BA8">
          <w:delText>,</w:delText>
        </w:r>
      </w:del>
      <w:ins w:id="178" w:author="Author" w:date="2020-08-24T22:19:00Z">
        <w:r>
          <w:t xml:space="preserve"> (a confounder),</w:t>
        </w:r>
      </w:ins>
      <w:r>
        <w:t xml:space="preserve"> then </w:t>
      </w:r>
      <w:del w:id="179" w:author="Author" w:date="2020-08-24T22:19:00Z">
        <w:r w:rsidR="00F00BA8">
          <w:delText>we risk inducing</w:delText>
        </w:r>
      </w:del>
      <w:ins w:id="180" w:author="Author" w:date="2020-08-24T22:19:00Z">
        <w:r>
          <w:t>conditioning on t</w:t>
        </w:r>
        <w:r>
          <w:t>he covariate can induce</w:t>
        </w:r>
      </w:ins>
      <w:r>
        <w:t xml:space="preserve">, rather than </w:t>
      </w:r>
      <w:del w:id="181" w:author="Author" w:date="2020-08-24T22:19:00Z">
        <w:r w:rsidR="00F00BA8">
          <w:delText>reducing</w:delText>
        </w:r>
      </w:del>
      <w:ins w:id="182" w:author="Author" w:date="2020-08-24T22:19:00Z">
        <w:r>
          <w:t>reduce,</w:t>
        </w:r>
      </w:ins>
      <w:r>
        <w:t xml:space="preserve"> bias </w:t>
      </w:r>
      <w:del w:id="183" w:author="Author" w:date="2020-08-24T22:19:00Z">
        <w:r>
          <w:fldChar w:fldCharType="begin"/>
        </w:r>
        <w:r>
          <w:delInstrText xml:space="preserve"> HYPERLINK "https://paperpile.com/c/dg2jLS/yOVr" \h </w:delInstrText>
        </w:r>
        <w:r>
          <w:fldChar w:fldCharType="separate"/>
        </w:r>
        <w:r w:rsidR="00F00BA8">
          <w:rPr>
            <w:color w:val="000000"/>
          </w:rPr>
          <w:delText>(18)</w:delText>
        </w:r>
        <w:r>
          <w:rPr>
            <w:color w:val="000000"/>
          </w:rPr>
          <w:fldChar w:fldCharType="end"/>
        </w:r>
      </w:del>
      <w:ins w:id="184" w:author="Author" w:date="2020-08-24T22:19:00Z">
        <w:r>
          <w:fldChar w:fldCharType="begin"/>
        </w:r>
        <w:r>
          <w:instrText xml:space="preserve"> HYPERLINK "https://paperpile.com/c/dg2jLS/yOVr+XJhx+8Wuc" \h </w:instrText>
        </w:r>
        <w:r>
          <w:fldChar w:fldCharType="separate"/>
        </w:r>
        <w:r>
          <w:rPr>
            <w:color w:val="000000"/>
          </w:rPr>
          <w:t>(22–24)</w:t>
        </w:r>
        <w:r>
          <w:rPr>
            <w:color w:val="000000"/>
          </w:rPr>
          <w:fldChar w:fldCharType="end"/>
        </w:r>
      </w:ins>
      <w:r>
        <w:t>. That is, collider bias can also be introduced when making statistical adjustments for variables that lie on the causal pathway betwe</w:t>
      </w:r>
      <w:r>
        <w:t xml:space="preserve">en </w:t>
      </w:r>
      <w:del w:id="185" w:author="Author" w:date="2020-08-24T22:19:00Z">
        <w:r w:rsidR="00F00BA8">
          <w:delText xml:space="preserve">exposure and outcome. </w:delText>
        </w:r>
      </w:del>
      <w:ins w:id="186" w:author="Author" w:date="2020-08-24T22:19:00Z">
        <w:r>
          <w:t xml:space="preserve">risk factor and outcome. </w:t>
        </w:r>
        <w:r>
          <w:rPr>
            <w:i/>
          </w:rPr>
          <w:t>A priori</w:t>
        </w:r>
        <w:r>
          <w:t xml:space="preserve"> knowledge of the underlying causal structure of variables and whether they function as a common cause or common consequence of risk factor and outcome in the data generating process can be hard to infer. Therefore it is</w:t>
        </w:r>
        <w:r>
          <w:t xml:space="preserve"> appropriate to treat collider bias with a similar level of caution to confounding bias. We address ways of doing so later in this paper (‘Methods for detecting and minimising the effects of collider bias’).</w:t>
        </w:r>
      </w:ins>
    </w:p>
    <w:p w14:paraId="42919CB7" w14:textId="77777777" w:rsidR="0046157E" w:rsidRDefault="00F00BA8">
      <w:pPr>
        <w:rPr>
          <w:del w:id="187" w:author="Author" w:date="2020-08-24T22:19:00Z"/>
        </w:rPr>
      </w:pPr>
      <w:del w:id="188" w:author="Author" w:date="2020-08-24T22:19:00Z">
        <w:r>
          <w:rPr>
            <w:i/>
          </w:rPr>
          <w:delText>A priori</w:delText>
        </w:r>
        <w:r>
          <w:delText xml:space="preserve"> knowledge of what the hidden causal structure truly is can be hard to deduce, and it is appropriate to treat collider bias with a similar level of caution to confounding bias.</w:delText>
        </w:r>
      </w:del>
    </w:p>
    <w:p w14:paraId="799D552E" w14:textId="77777777" w:rsidR="007E6C1E" w:rsidRDefault="007E6C1E"/>
    <w:p w14:paraId="23D9CF82" w14:textId="0DD4B701" w:rsidR="007E6C1E" w:rsidRDefault="00CE0BB1">
      <w:r>
        <w:t>There are multiple ways in which data are being</w:t>
      </w:r>
      <w:r>
        <w:t xml:space="preserve"> collected on COVID-19</w:t>
      </w:r>
      <w:del w:id="189" w:author="Author" w:date="2020-08-24T22:19:00Z">
        <w:r w:rsidR="00F00BA8">
          <w:delText>, and they</w:delText>
        </w:r>
      </w:del>
      <w:ins w:id="190" w:author="Author" w:date="2020-08-24T22:19:00Z">
        <w:r>
          <w:t xml:space="preserve"> that</w:t>
        </w:r>
      </w:ins>
      <w:r>
        <w:t xml:space="preserve"> can introduce unintentional conditioning in the selected sample</w:t>
      </w:r>
      <w:del w:id="191" w:author="Author" w:date="2020-08-24T22:19:00Z">
        <w:r w:rsidR="00F00BA8">
          <w:delText xml:space="preserve"> in various ways</w:delText>
        </w:r>
      </w:del>
      <w:r>
        <w:t>. The characteristics of participants recruited are related to a range of factors including policy decisions, cost limitations, technological access, and testing met</w:t>
      </w:r>
      <w:r>
        <w:t xml:space="preserve">hods. It is also widely acknowledged that the true prevalence of disease in the population remains unknown </w:t>
      </w:r>
      <w:r>
        <w:fldChar w:fldCharType="begin"/>
      </w:r>
      <w:r>
        <w:instrText xml:space="preserve"> HYPERLINK "https://paperpile.com/c/dg2jLS/rIeT" \h </w:instrText>
      </w:r>
      <w:r>
        <w:fldChar w:fldCharType="separate"/>
      </w:r>
      <w:r>
        <w:rPr>
          <w:color w:val="000000"/>
        </w:rPr>
        <w:t>(</w:t>
      </w:r>
      <w:del w:id="192" w:author="Author" w:date="2020-08-24T22:19:00Z">
        <w:r w:rsidR="00F00BA8">
          <w:rPr>
            <w:color w:val="000000"/>
          </w:rPr>
          <w:delText>19</w:delText>
        </w:r>
      </w:del>
      <w:ins w:id="193" w:author="Author" w:date="2020-08-24T22:19:00Z">
        <w:r>
          <w:rPr>
            <w:color w:val="000000"/>
          </w:rPr>
          <w:t>25</w:t>
        </w:r>
      </w:ins>
      <w:r>
        <w:rPr>
          <w:color w:val="000000"/>
        </w:rPr>
        <w:t>)</w:t>
      </w:r>
      <w:r>
        <w:rPr>
          <w:color w:val="000000"/>
        </w:rPr>
        <w:fldChar w:fldCharType="end"/>
      </w:r>
      <w:r>
        <w:t xml:space="preserve">. Here we describe the forms of data collection for COVID-19 </w:t>
      </w:r>
      <w:del w:id="194" w:author="Author" w:date="2020-08-24T22:19:00Z">
        <w:r w:rsidR="00F00BA8">
          <w:delText>and then go on to detail</w:delText>
        </w:r>
      </w:del>
      <w:ins w:id="195" w:author="Author" w:date="2020-08-24T22:19:00Z">
        <w:r>
          <w:t>before detailing</w:t>
        </w:r>
      </w:ins>
      <w:r>
        <w:t xml:space="preserve"> the circumst</w:t>
      </w:r>
      <w:r>
        <w:t>ances surrounding COVID-19 that make its analysis susceptible to collider bias.</w:t>
      </w:r>
    </w:p>
    <w:p w14:paraId="75FA6333" w14:textId="77777777" w:rsidR="007E6C1E" w:rsidRDefault="00CE0BB1">
      <w:pPr>
        <w:pStyle w:val="Heading2"/>
      </w:pPr>
      <w:bookmarkStart w:id="196" w:name="_ezo3jzxssgaf" w:colFirst="0" w:colLast="0"/>
      <w:bookmarkEnd w:id="196"/>
      <w:r>
        <w:lastRenderedPageBreak/>
        <w:t>COVID-19 sampling strategies and case</w:t>
      </w:r>
      <w:ins w:id="197" w:author="Author" w:date="2020-08-24T22:19:00Z">
        <w:r>
          <w:t>/control</w:t>
        </w:r>
      </w:ins>
      <w:r>
        <w:t xml:space="preserve"> definitions</w:t>
      </w:r>
    </w:p>
    <w:p w14:paraId="21BC857A" w14:textId="77777777" w:rsidR="007E6C1E" w:rsidRDefault="00CE0BB1">
      <w:pPr>
        <w:pStyle w:val="Heading3"/>
      </w:pPr>
      <w:bookmarkStart w:id="198" w:name="_l40njjug2mcz" w:colFirst="0" w:colLast="0"/>
      <w:bookmarkEnd w:id="198"/>
      <w:r>
        <w:t>Sampling conditional on voluntary participation (</w:t>
      </w:r>
      <w:r>
        <w:rPr>
          <w:b w:val="0"/>
          <w:i/>
          <w:rPrChange w:id="199" w:author="Author" w:date="2020-08-24T22:19:00Z">
            <w:rPr/>
          </w:rPrChange>
        </w:rPr>
        <w:t xml:space="preserve">Case definition: probable COVID-19, </w:t>
      </w:r>
      <w:ins w:id="200" w:author="Author" w:date="2020-08-24T22:19:00Z">
        <w:r>
          <w:rPr>
            <w:b w:val="0"/>
            <w:i/>
          </w:rPr>
          <w:t>Control definition: voluntary participant not reporting COVID-19 symptoms</w:t>
        </w:r>
        <w:r>
          <w:t xml:space="preserve">, </w:t>
        </w:r>
      </w:ins>
      <w:r>
        <w:t>Figure 2A)</w:t>
      </w:r>
    </w:p>
    <w:p w14:paraId="58596D2A" w14:textId="3E49EB48" w:rsidR="007E6C1E" w:rsidRDefault="00CE0BB1">
      <w:r>
        <w:t>Probable COVID-19 status can be determined through studies that require voluntary participation. These may include, for example, surve</w:t>
      </w:r>
      <w:r>
        <w:t xml:space="preserve">ys conducted by existing cohort and longitudinal studies </w:t>
      </w:r>
      <w:r>
        <w:fldChar w:fldCharType="begin"/>
      </w:r>
      <w:r>
        <w:instrText xml:space="preserve"> HYPERLINK "https://paperpile.com/c/dg2jLS/ilnP+Px6k" \h </w:instrText>
      </w:r>
      <w:r>
        <w:fldChar w:fldCharType="separate"/>
      </w:r>
      <w:r>
        <w:rPr>
          <w:color w:val="000000"/>
        </w:rPr>
        <w:t>(</w:t>
      </w:r>
      <w:del w:id="201" w:author="Author" w:date="2020-08-24T22:19:00Z">
        <w:r w:rsidR="00F00BA8">
          <w:rPr>
            <w:color w:val="000000"/>
          </w:rPr>
          <w:delText>20,21</w:delText>
        </w:r>
      </w:del>
      <w:ins w:id="202" w:author="Author" w:date="2020-08-24T22:19:00Z">
        <w:r>
          <w:rPr>
            <w:color w:val="000000"/>
          </w:rPr>
          <w:t>26,27</w:t>
        </w:r>
      </w:ins>
      <w:r>
        <w:rPr>
          <w:color w:val="000000"/>
        </w:rPr>
        <w:t>)</w:t>
      </w:r>
      <w:r>
        <w:rPr>
          <w:color w:val="000000"/>
        </w:rPr>
        <w:fldChar w:fldCharType="end"/>
      </w:r>
      <w:r>
        <w:t>, data linkage to administrative records</w:t>
      </w:r>
      <w:del w:id="203" w:author="Author" w:date="2020-08-24T22:19:00Z">
        <w:r w:rsidR="00F00BA8">
          <w:delText xml:space="preserve"> is also</w:delText>
        </w:r>
      </w:del>
      <w:r>
        <w:t xml:space="preserve"> available in some cohort studies such as the UK Biobank </w:t>
      </w:r>
      <w:r>
        <w:fldChar w:fldCharType="begin"/>
      </w:r>
      <w:r>
        <w:instrText xml:space="preserve"> HYPERLINK "https://paperpile.com</w:instrText>
      </w:r>
      <w:r>
        <w:instrText xml:space="preserve">/c/dg2jLS/ACdM" \h </w:instrText>
      </w:r>
      <w:r>
        <w:fldChar w:fldCharType="separate"/>
      </w:r>
      <w:r>
        <w:rPr>
          <w:color w:val="000000"/>
        </w:rPr>
        <w:t>(</w:t>
      </w:r>
      <w:del w:id="204" w:author="Author" w:date="2020-08-24T22:19:00Z">
        <w:r w:rsidR="00F00BA8">
          <w:rPr>
            <w:color w:val="000000"/>
          </w:rPr>
          <w:delText>22</w:delText>
        </w:r>
      </w:del>
      <w:ins w:id="205" w:author="Author" w:date="2020-08-24T22:19:00Z">
        <w:r>
          <w:rPr>
            <w:color w:val="000000"/>
          </w:rPr>
          <w:t>28</w:t>
        </w:r>
      </w:ins>
      <w:r>
        <w:rPr>
          <w:color w:val="000000"/>
        </w:rPr>
        <w:t>)</w:t>
      </w:r>
      <w:r>
        <w:rPr>
          <w:color w:val="000000"/>
        </w:rPr>
        <w:fldChar w:fldCharType="end"/>
      </w:r>
      <w:r>
        <w:t xml:space="preserve">, or mobile phone based app programmes </w:t>
      </w:r>
      <w:r>
        <w:fldChar w:fldCharType="begin"/>
      </w:r>
      <w:r>
        <w:instrText xml:space="preserve"> HYPERLINK "https://paperpile.com/c/dg2jLS/6Y7Z+pCdi" \h </w:instrText>
      </w:r>
      <w:r>
        <w:fldChar w:fldCharType="separate"/>
      </w:r>
      <w:r>
        <w:rPr>
          <w:color w:val="000000"/>
        </w:rPr>
        <w:t>(</w:t>
      </w:r>
      <w:del w:id="206" w:author="Author" w:date="2020-08-24T22:19:00Z">
        <w:r w:rsidR="00F00BA8">
          <w:rPr>
            <w:color w:val="000000"/>
          </w:rPr>
          <w:delText>23,24</w:delText>
        </w:r>
      </w:del>
      <w:ins w:id="207" w:author="Author" w:date="2020-08-24T22:19:00Z">
        <w:r>
          <w:rPr>
            <w:color w:val="000000"/>
          </w:rPr>
          <w:t>29,30</w:t>
        </w:r>
      </w:ins>
      <w:r>
        <w:rPr>
          <w:color w:val="000000"/>
        </w:rPr>
        <w:t>)</w:t>
      </w:r>
      <w:r>
        <w:rPr>
          <w:color w:val="000000"/>
        </w:rPr>
        <w:fldChar w:fldCharType="end"/>
      </w:r>
      <w:r>
        <w:t>. Participation in scientific studies has been shown to be strongly non-random (e.g. participants are disproportionately likel</w:t>
      </w:r>
      <w:r>
        <w:t xml:space="preserve">y to be highly educated, health conscious, and non-smokers), so the volunteers in these samples are likely to differ substantially from the </w:t>
      </w:r>
      <w:del w:id="208" w:author="Author" w:date="2020-08-24T22:19:00Z">
        <w:r w:rsidR="00F00BA8">
          <w:delText>general</w:delText>
        </w:r>
      </w:del>
      <w:ins w:id="209" w:author="Author" w:date="2020-08-24T22:19:00Z">
        <w:r>
          <w:t>target</w:t>
        </w:r>
      </w:ins>
      <w:r>
        <w:t xml:space="preserve"> population </w:t>
      </w:r>
      <w:r>
        <w:fldChar w:fldCharType="begin"/>
      </w:r>
      <w:r>
        <w:instrText xml:space="preserve"> HYPERLINK "https://paperpile.com/c/dg2jLS/mz5j+YSd5+ZVGr" \h </w:instrText>
      </w:r>
      <w:r>
        <w:fldChar w:fldCharType="separate"/>
      </w:r>
      <w:r>
        <w:rPr>
          <w:color w:val="000000"/>
        </w:rPr>
        <w:t>(</w:t>
      </w:r>
      <w:del w:id="210" w:author="Author" w:date="2020-08-24T22:19:00Z">
        <w:r w:rsidR="00F00BA8">
          <w:rPr>
            <w:color w:val="000000"/>
          </w:rPr>
          <w:delText>25–27</w:delText>
        </w:r>
      </w:del>
      <w:ins w:id="211" w:author="Author" w:date="2020-08-24T22:19:00Z">
        <w:r>
          <w:rPr>
            <w:color w:val="000000"/>
          </w:rPr>
          <w:t>31–33</w:t>
        </w:r>
      </w:ins>
      <w:r>
        <w:rPr>
          <w:color w:val="000000"/>
        </w:rPr>
        <w:t>)</w:t>
      </w:r>
      <w:r>
        <w:rPr>
          <w:color w:val="000000"/>
        </w:rPr>
        <w:fldChar w:fldCharType="end"/>
      </w:r>
      <w:r>
        <w:t xml:space="preserve">. See </w:t>
      </w:r>
      <w:r>
        <w:rPr>
          <w:b/>
        </w:rPr>
        <w:t>Box 2</w:t>
      </w:r>
      <w:r>
        <w:t xml:space="preserve"> for a vignette</w:t>
      </w:r>
      <w:r>
        <w:t xml:space="preserve"> on how one study </w:t>
      </w:r>
      <w:r>
        <w:fldChar w:fldCharType="begin"/>
      </w:r>
      <w:r>
        <w:instrText xml:space="preserve"> HYPERLINK "https://paperpile.com/c/dg2jLS/pCdi" \h </w:instrText>
      </w:r>
      <w:r>
        <w:fldChar w:fldCharType="separate"/>
      </w:r>
      <w:r>
        <w:rPr>
          <w:color w:val="000000"/>
        </w:rPr>
        <w:t>(</w:t>
      </w:r>
      <w:del w:id="212" w:author="Author" w:date="2020-08-24T22:19:00Z">
        <w:r w:rsidR="00F00BA8">
          <w:rPr>
            <w:color w:val="000000"/>
          </w:rPr>
          <w:delText>24</w:delText>
        </w:r>
      </w:del>
      <w:ins w:id="213" w:author="Author" w:date="2020-08-24T22:19:00Z">
        <w:r>
          <w:rPr>
            <w:color w:val="000000"/>
          </w:rPr>
          <w:t>30</w:t>
        </w:r>
      </w:ins>
      <w:r>
        <w:rPr>
          <w:color w:val="000000"/>
        </w:rPr>
        <w:t>)</w:t>
      </w:r>
      <w:r>
        <w:rPr>
          <w:color w:val="000000"/>
        </w:rPr>
        <w:fldChar w:fldCharType="end"/>
      </w:r>
      <w:r>
        <w:t xml:space="preserve"> explored collider bias in this context.</w:t>
      </w:r>
    </w:p>
    <w:p w14:paraId="79BDC7E9" w14:textId="77777777" w:rsidR="007E6C1E" w:rsidRDefault="007E6C1E">
      <w:pPr>
        <w:pStyle w:val="Heading3"/>
      </w:pPr>
      <w:bookmarkStart w:id="214" w:name="_jd2bnu1n2muu" w:colFirst="0" w:colLast="0"/>
      <w:bookmarkEnd w:id="214"/>
    </w:p>
    <w:p w14:paraId="00AB25D1" w14:textId="77777777" w:rsidR="007E6C1E" w:rsidRDefault="00CE0BB1">
      <w:pPr>
        <w:pStyle w:val="Heading3"/>
      </w:pPr>
      <w:bookmarkStart w:id="215" w:name="_ndkwsvu4mvsa" w:colFirst="0" w:colLast="0"/>
      <w:bookmarkEnd w:id="215"/>
      <w:r>
        <w:t>Sampling conditional on being tested for active COVID-19 infection (</w:t>
      </w:r>
      <w:r>
        <w:rPr>
          <w:b w:val="0"/>
          <w:i/>
          <w:rPrChange w:id="216" w:author="Author" w:date="2020-08-24T22:19:00Z">
            <w:rPr/>
          </w:rPrChange>
        </w:rPr>
        <w:t xml:space="preserve">Case definition: positive test for COVID-19, </w:t>
      </w:r>
      <w:ins w:id="217" w:author="Author" w:date="2020-08-24T22:19:00Z">
        <w:r>
          <w:rPr>
            <w:b w:val="0"/>
            <w:i/>
          </w:rPr>
          <w:t>Control definition: negative test for COVID-19</w:t>
        </w:r>
        <w:r>
          <w:t xml:space="preserve">, </w:t>
        </w:r>
      </w:ins>
      <w:r>
        <w:t>Figure 2B)</w:t>
      </w:r>
    </w:p>
    <w:p w14:paraId="40D67341" w14:textId="53945EE6" w:rsidR="007E6C1E" w:rsidRDefault="00F00BA8">
      <w:del w:id="218" w:author="Author" w:date="2020-08-24T22:19:00Z">
        <w:r>
          <w:delText>Polymerase chain reaction (PCR)</w:delText>
        </w:r>
      </w:del>
      <w:ins w:id="219" w:author="Author" w:date="2020-08-24T22:19:00Z">
        <w:r w:rsidR="00CE0BB1">
          <w:t>PCR</w:t>
        </w:r>
      </w:ins>
      <w:r w:rsidR="00CE0BB1">
        <w:t xml:space="preserve"> antigen tests are used to confirm a suspected (currently active) COVID-19 infection. Studies that aim to determine the risk factors for confirmed cu</w:t>
      </w:r>
      <w:r w:rsidR="00CE0BB1">
        <w:t xml:space="preserve">rrent COVID-19 infection therefore rely on participants having received a COVID-19 antigen test (hereafter for simplicity: COVID-19 test or test). Unless a random sample or the entire population are tested, these studies </w:t>
      </w:r>
      <w:del w:id="220" w:author="Author" w:date="2020-08-24T22:19:00Z">
        <w:r>
          <w:delText>do not</w:delText>
        </w:r>
      </w:del>
      <w:ins w:id="221" w:author="Author" w:date="2020-08-24T22:19:00Z">
        <w:r w:rsidR="00CE0BB1">
          <w:t>are liable to</w:t>
        </w:r>
      </w:ins>
      <w:r w:rsidR="00CE0BB1">
        <w:t xml:space="preserve"> provide </w:t>
      </w:r>
      <w:del w:id="222" w:author="Author" w:date="2020-08-24T22:19:00Z">
        <w:r>
          <w:delText>an unbiased</w:delText>
        </w:r>
      </w:del>
      <w:ins w:id="223" w:author="Author" w:date="2020-08-24T22:19:00Z">
        <w:r w:rsidR="00CE0BB1">
          <w:t>a biased</w:t>
        </w:r>
      </w:ins>
      <w:r w:rsidR="00CE0BB1">
        <w:t xml:space="preserve"> esti</w:t>
      </w:r>
      <w:r w:rsidR="00CE0BB1">
        <w:t xml:space="preserve">mate of active COVID-19 infection prevalence in the general population. </w:t>
      </w:r>
      <w:del w:id="224" w:author="Author" w:date="2020-08-24T22:19:00Z">
        <w:r>
          <w:delText>As</w:delText>
        </w:r>
      </w:del>
      <w:ins w:id="225" w:author="Author" w:date="2020-08-24T22:19:00Z">
        <w:r w:rsidR="00CE0BB1">
          <w:t>The resource for</w:t>
        </w:r>
      </w:ins>
      <w:r w:rsidR="00CE0BB1">
        <w:t xml:space="preserve"> testing is </w:t>
      </w:r>
      <w:del w:id="226" w:author="Author" w:date="2020-08-24T22:19:00Z">
        <w:r>
          <w:delText xml:space="preserve">a resource </w:delText>
        </w:r>
      </w:del>
      <w:r w:rsidR="00CE0BB1">
        <w:t>limited</w:t>
      </w:r>
      <w:del w:id="227" w:author="Author" w:date="2020-08-24T22:19:00Z">
        <w:r>
          <w:delText xml:space="preserve"> endeavour,</w:delText>
        </w:r>
      </w:del>
      <w:ins w:id="228" w:author="Author" w:date="2020-08-24T22:19:00Z">
        <w:r w:rsidR="00CE0BB1">
          <w:t>, so</w:t>
        </w:r>
      </w:ins>
      <w:r w:rsidR="00CE0BB1">
        <w:t xml:space="preserve"> different countries have been using different (pragmatic) strategies for prioritising testing, including on the basis of characteristics such as</w:t>
      </w:r>
      <w:r w:rsidR="00CE0BB1">
        <w:t xml:space="preserve"> occupation, symptom presentation and perceived risk. See</w:t>
      </w:r>
      <w:r w:rsidR="00CE0BB1">
        <w:rPr>
          <w:b/>
        </w:rPr>
        <w:t xml:space="preserve"> Box 3</w:t>
      </w:r>
      <w:r w:rsidR="00CE0BB1">
        <w:t xml:space="preserve"> for an investigation into </w:t>
      </w:r>
      <w:del w:id="229" w:author="Author" w:date="2020-08-24T22:19:00Z">
        <w:r>
          <w:delText>the extent to which</w:delText>
        </w:r>
      </w:del>
      <w:ins w:id="230" w:author="Author" w:date="2020-08-24T22:19:00Z">
        <w:r w:rsidR="00CE0BB1">
          <w:t xml:space="preserve">whether </w:t>
        </w:r>
      </w:ins>
      <w:r w:rsidR="00CE0BB1">
        <w:t xml:space="preserve"> testing is non-random with respect to a range of measurable potential risk factors, using the recently released COVID-19 test data in the UK-Biobank. </w:t>
      </w:r>
    </w:p>
    <w:p w14:paraId="7E106485" w14:textId="77777777" w:rsidR="007E6C1E" w:rsidRDefault="007E6C1E"/>
    <w:p w14:paraId="7E098E05" w14:textId="77777777" w:rsidR="0046157E" w:rsidRDefault="00F00BA8">
      <w:pPr>
        <w:rPr>
          <w:del w:id="231" w:author="Author" w:date="2020-08-24T22:19:00Z"/>
        </w:rPr>
      </w:pPr>
      <w:bookmarkStart w:id="232" w:name="_f970runfj5ug" w:colFirst="0" w:colLast="0"/>
      <w:bookmarkEnd w:id="232"/>
      <w:del w:id="233" w:author="Author" w:date="2020-08-24T22:19:00Z">
        <w:r>
          <w:delText xml:space="preserve">Note that the example shown in </w:delText>
        </w:r>
        <w:r>
          <w:rPr>
            <w:b/>
          </w:rPr>
          <w:delText>Figure 2B</w:delText>
        </w:r>
        <w:r>
          <w:delText xml:space="preserve">, It is possible to induce a correlation between two variables that are not directly influencing sample selection. If the two variables that influence sample selection themselves influence other traits, those other traits will be correlated. </w:delText>
        </w:r>
      </w:del>
    </w:p>
    <w:p w14:paraId="4F9A484E" w14:textId="77777777" w:rsidR="0046157E" w:rsidRDefault="0046157E">
      <w:pPr>
        <w:rPr>
          <w:del w:id="234" w:author="Author" w:date="2020-08-24T22:19:00Z"/>
        </w:rPr>
      </w:pPr>
    </w:p>
    <w:p w14:paraId="55ED3ACD" w14:textId="77777777" w:rsidR="007E6C1E" w:rsidRDefault="00CE0BB1">
      <w:pPr>
        <w:pStyle w:val="Heading3"/>
      </w:pPr>
      <w:r>
        <w:t>Sampl</w:t>
      </w:r>
      <w:r>
        <w:t>ing conditional on having a positive test for active COVID-19 infection (</w:t>
      </w:r>
      <w:r>
        <w:rPr>
          <w:b w:val="0"/>
          <w:i/>
          <w:rPrChange w:id="235" w:author="Author" w:date="2020-08-24T22:19:00Z">
            <w:rPr/>
          </w:rPrChange>
        </w:rPr>
        <w:t xml:space="preserve">Case definition: severe COVID-19 symptoms, </w:t>
      </w:r>
      <w:ins w:id="236" w:author="Author" w:date="2020-08-24T22:19:00Z">
        <w:r>
          <w:rPr>
            <w:b w:val="0"/>
            <w:i/>
          </w:rPr>
          <w:t>Control definition: positive COVID-19 test with mild symptoms</w:t>
        </w:r>
        <w:r>
          <w:t xml:space="preserve">, </w:t>
        </w:r>
      </w:ins>
      <w:r>
        <w:t>Figure 2B)</w:t>
      </w:r>
    </w:p>
    <w:p w14:paraId="08F5A750" w14:textId="6CD4C727" w:rsidR="007E6C1E" w:rsidRDefault="00CE0BB1">
      <w:r>
        <w:t>Studies that aim to determine the risk factors for severity of con</w:t>
      </w:r>
      <w:r>
        <w:t xml:space="preserve">firmed current COVID-19 infection therefore rely on participants having received a COVID-19 </w:t>
      </w:r>
      <w:del w:id="237" w:author="Author" w:date="2020-08-24T22:19:00Z">
        <w:r w:rsidR="00F00BA8">
          <w:delText>antigen test (hereafter for simplicity: COVID-19 test or test),</w:delText>
        </w:r>
      </w:del>
      <w:ins w:id="238" w:author="Author" w:date="2020-08-24T22:19:00Z">
        <w:r>
          <w:t>test,</w:t>
        </w:r>
      </w:ins>
      <w:r>
        <w:t xml:space="preserve"> and that the result of the test was positive. As above, testing is unlikely to be random, and conditioning on the positive result will also mean bias can be i</w:t>
      </w:r>
      <w:r>
        <w:t>nduced by all factors causing infection, as well as those causing increased likelihood of testing.</w:t>
      </w:r>
    </w:p>
    <w:p w14:paraId="53205D8F" w14:textId="77777777" w:rsidR="007E6C1E" w:rsidRDefault="007E6C1E"/>
    <w:p w14:paraId="1BB22B51" w14:textId="77777777" w:rsidR="007E6C1E" w:rsidRDefault="00CE0BB1">
      <w:pPr>
        <w:pStyle w:val="Heading3"/>
      </w:pPr>
      <w:bookmarkStart w:id="239" w:name="_jjijaklqo9i" w:colFirst="0" w:colLast="0"/>
      <w:bookmarkEnd w:id="239"/>
      <w:r>
        <w:t>Sampling conditional on hospitalisation (</w:t>
      </w:r>
      <w:r>
        <w:rPr>
          <w:b w:val="0"/>
          <w:i/>
          <w:rPrChange w:id="240" w:author="Author" w:date="2020-08-24T22:19:00Z">
            <w:rPr/>
          </w:rPrChange>
        </w:rPr>
        <w:t xml:space="preserve">Case definition: </w:t>
      </w:r>
      <w:ins w:id="241" w:author="Author" w:date="2020-08-24T22:19:00Z">
        <w:r>
          <w:rPr>
            <w:b w:val="0"/>
            <w:i/>
          </w:rPr>
          <w:t xml:space="preserve">hospitalised patients with COVID-19 infection, Control definition: hospitalised patients without </w:t>
        </w:r>
      </w:ins>
      <w:r>
        <w:rPr>
          <w:b w:val="0"/>
          <w:i/>
          <w:rPrChange w:id="242" w:author="Author" w:date="2020-08-24T22:19:00Z">
            <w:rPr/>
          </w:rPrChange>
        </w:rPr>
        <w:t>C</w:t>
      </w:r>
      <w:r>
        <w:rPr>
          <w:b w:val="0"/>
          <w:i/>
          <w:rPrChange w:id="243" w:author="Author" w:date="2020-08-24T22:19:00Z">
            <w:rPr/>
          </w:rPrChange>
        </w:rPr>
        <w:t>OVID-19 infection</w:t>
      </w:r>
      <w:r>
        <w:t>)</w:t>
      </w:r>
    </w:p>
    <w:p w14:paraId="1D347947" w14:textId="3DF67CBE" w:rsidR="007E6C1E" w:rsidRDefault="00CE0BB1">
      <w:r>
        <w:t xml:space="preserve">An important source of data collection is from existing patients or hospital records. Several studies have emerged which make causal inference from such selected samples </w:t>
      </w:r>
      <w:r>
        <w:fldChar w:fldCharType="begin"/>
      </w:r>
      <w:r>
        <w:instrText xml:space="preserve"> HYPERLINK "https://paperpile.com/c/dg2jLS/s4ip+tHZf+Js5b" \h </w:instrText>
      </w:r>
      <w:r>
        <w:fldChar w:fldCharType="separate"/>
      </w:r>
      <w:r>
        <w:rPr>
          <w:color w:val="000000"/>
        </w:rPr>
        <w:t>(8</w:t>
      </w:r>
      <w:r>
        <w:rPr>
          <w:color w:val="000000"/>
        </w:rPr>
        <w:t>,9,</w:t>
      </w:r>
      <w:del w:id="244" w:author="Author" w:date="2020-08-24T22:19:00Z">
        <w:r w:rsidR="00F00BA8">
          <w:rPr>
            <w:color w:val="000000"/>
          </w:rPr>
          <w:delText>28</w:delText>
        </w:r>
      </w:del>
      <w:ins w:id="245" w:author="Author" w:date="2020-08-24T22:19:00Z">
        <w:r>
          <w:rPr>
            <w:color w:val="000000"/>
          </w:rPr>
          <w:t>34</w:t>
        </w:r>
      </w:ins>
      <w:r>
        <w:rPr>
          <w:color w:val="000000"/>
        </w:rPr>
        <w:t>)</w:t>
      </w:r>
      <w:r>
        <w:rPr>
          <w:color w:val="000000"/>
        </w:rPr>
        <w:fldChar w:fldCharType="end"/>
      </w:r>
      <w:r>
        <w:t>. COVID-19 infection influences hospitalisation, as do a large number of other health conditions. By analysing only hospitalised samples, anything that influences hospitalisation will become negatively associated with COVID-19 infection (</w:t>
      </w:r>
      <w:del w:id="246" w:author="Author" w:date="2020-08-24T22:19:00Z">
        <w:r w:rsidR="00F00BA8">
          <w:delText>appearing protective</w:delText>
        </w:r>
      </w:del>
      <w:ins w:id="247" w:author="Author" w:date="2020-08-24T22:19:00Z">
        <w:r>
          <w:t>in the margi</w:t>
        </w:r>
        <w:r>
          <w:t>nal case of no interactions</w:t>
        </w:r>
      </w:ins>
      <w:r>
        <w:t>).</w:t>
      </w:r>
    </w:p>
    <w:p w14:paraId="011D4AC6" w14:textId="77777777" w:rsidR="007E6C1E" w:rsidRDefault="007E6C1E">
      <w:pPr>
        <w:pStyle w:val="Heading3"/>
      </w:pPr>
      <w:bookmarkStart w:id="248" w:name="_c6gklzbhao3e" w:colFirst="0" w:colLast="0"/>
      <w:bookmarkEnd w:id="248"/>
    </w:p>
    <w:p w14:paraId="5BCA4753" w14:textId="341C56FF" w:rsidR="007E6C1E" w:rsidRDefault="00F00BA8">
      <w:pPr>
        <w:pStyle w:val="Heading3"/>
      </w:pPr>
      <w:bookmarkStart w:id="249" w:name="_f3bvvo8b46bf" w:colFirst="0" w:colLast="0"/>
      <w:bookmarkEnd w:id="249"/>
      <w:del w:id="250" w:author="Author" w:date="2020-08-24T22:19:00Z">
        <w:r>
          <w:delText>Prognosis and mortality sampling</w:delText>
        </w:r>
      </w:del>
      <w:ins w:id="251" w:author="Author" w:date="2020-08-24T22:19:00Z">
        <w:r w:rsidR="00CE0BB1">
          <w:t>Sampling</w:t>
        </w:r>
      </w:ins>
      <w:r w:rsidR="00CE0BB1">
        <w:t xml:space="preserve"> conditional on hospitalisation </w:t>
      </w:r>
      <w:ins w:id="252" w:author="Author" w:date="2020-08-24T22:19:00Z">
        <w:r w:rsidR="00CE0BB1">
          <w:t xml:space="preserve">and having a positive test for active COVID-19 infection </w:t>
        </w:r>
      </w:ins>
      <w:r w:rsidR="00CE0BB1">
        <w:t>(</w:t>
      </w:r>
      <w:r w:rsidR="00CE0BB1">
        <w:rPr>
          <w:b w:val="0"/>
          <w:i/>
          <w:rPrChange w:id="253" w:author="Author" w:date="2020-08-24T22:19:00Z">
            <w:rPr/>
          </w:rPrChange>
        </w:rPr>
        <w:t xml:space="preserve">Case definition: COVID-19 death, </w:t>
      </w:r>
      <w:ins w:id="254" w:author="Author" w:date="2020-08-24T22:19:00Z">
        <w:r w:rsidR="00CE0BB1">
          <w:rPr>
            <w:b w:val="0"/>
            <w:i/>
          </w:rPr>
          <w:t>Control definition: non-fatal COVID-19 related hospitalisation</w:t>
        </w:r>
        <w:r w:rsidR="00CE0BB1">
          <w:t xml:space="preserve">, </w:t>
        </w:r>
      </w:ins>
      <w:r w:rsidR="00CE0BB1">
        <w:t>Figure 2C)</w:t>
      </w:r>
    </w:p>
    <w:p w14:paraId="7A1F1A3C" w14:textId="36B1D8A1" w:rsidR="007E6C1E" w:rsidRDefault="00CE0BB1">
      <w:r>
        <w:t>Many studies have s</w:t>
      </w:r>
      <w:r>
        <w:t xml:space="preserve">tarted analysing the influences on disease progression once individuals are infected, or infected and then admitted to hospital (i.e. the factors that influence survival). Such datasets necessarily condition upon a positive test. </w:t>
      </w:r>
      <w:r>
        <w:rPr>
          <w:b/>
        </w:rPr>
        <w:t>Figure 2C</w:t>
      </w:r>
      <w:r>
        <w:t xml:space="preserve"> illustrates how </w:t>
      </w:r>
      <w:r>
        <w:t xml:space="preserve">this so-called ‘index event bias’ is a special case of collider bias </w:t>
      </w:r>
      <w:r>
        <w:fldChar w:fldCharType="begin"/>
      </w:r>
      <w:r>
        <w:instrText xml:space="preserve"> HYPERLINK "https://paperpile.com/c/dg2jLS/H4T6+fy6a+QQU6" \h </w:instrText>
      </w:r>
      <w:r>
        <w:fldChar w:fldCharType="separate"/>
      </w:r>
      <w:r>
        <w:rPr>
          <w:color w:val="000000"/>
        </w:rPr>
        <w:t>(</w:t>
      </w:r>
      <w:del w:id="255" w:author="Author" w:date="2020-08-24T22:19:00Z">
        <w:r w:rsidR="00F00BA8">
          <w:rPr>
            <w:color w:val="000000"/>
          </w:rPr>
          <w:delText>29–31</w:delText>
        </w:r>
      </w:del>
      <w:ins w:id="256" w:author="Author" w:date="2020-08-24T22:19:00Z">
        <w:r>
          <w:rPr>
            <w:color w:val="000000"/>
          </w:rPr>
          <w:t>16,35,36</w:t>
        </w:r>
      </w:ins>
      <w:r>
        <w:rPr>
          <w:color w:val="000000"/>
        </w:rPr>
        <w:t>)</w:t>
      </w:r>
      <w:r>
        <w:rPr>
          <w:color w:val="000000"/>
        </w:rPr>
        <w:fldChar w:fldCharType="end"/>
      </w:r>
      <w:r>
        <w:t xml:space="preserve">. If we accept that COVID-19 increases mortality, and there are risk factors for infection of COVID-19, then in </w:t>
      </w:r>
      <w:r>
        <w:t xml:space="preserve">a representative sample of the target population, any cause of infection would also exert a causal influence on mortality, mediated by infection. However, once we condition on being infected, all factors for infection become correlated with each other. If </w:t>
      </w:r>
      <w:r>
        <w:t>some of those factors influence both infection and progression then the association between a factor for infection and death in the selected sample will be biased. This could lead to factors that increase risk of infection falsely appearing to be protectiv</w:t>
      </w:r>
      <w:r>
        <w:t xml:space="preserve">e for severe progression </w:t>
      </w:r>
      <w:r>
        <w:fldChar w:fldCharType="begin"/>
      </w:r>
      <w:r>
        <w:instrText xml:space="preserve"> HYPERLINK "https://paperpile.com/c/dg2jLS/9BBH+U3TY" \h </w:instrText>
      </w:r>
      <w:r>
        <w:fldChar w:fldCharType="separate"/>
      </w:r>
      <w:r>
        <w:rPr>
          <w:color w:val="000000"/>
        </w:rPr>
        <w:t>(1,</w:t>
      </w:r>
      <w:del w:id="257" w:author="Author" w:date="2020-08-24T22:19:00Z">
        <w:r w:rsidR="00F00BA8">
          <w:rPr>
            <w:color w:val="000000"/>
          </w:rPr>
          <w:delText>32</w:delText>
        </w:r>
      </w:del>
      <w:ins w:id="258" w:author="Author" w:date="2020-08-24T22:19:00Z">
        <w:r>
          <w:rPr>
            <w:color w:val="000000"/>
          </w:rPr>
          <w:t>37</w:t>
        </w:r>
      </w:ins>
      <w:r>
        <w:rPr>
          <w:color w:val="000000"/>
        </w:rPr>
        <w:t>)</w:t>
      </w:r>
      <w:r>
        <w:rPr>
          <w:color w:val="000000"/>
        </w:rPr>
        <w:fldChar w:fldCharType="end"/>
      </w:r>
      <w:r>
        <w:t xml:space="preserve">. An example of this relevant to COVID-19 is discussed in </w:t>
      </w:r>
      <w:r>
        <w:rPr>
          <w:b/>
        </w:rPr>
        <w:t>Box 2</w:t>
      </w:r>
      <w:del w:id="259" w:author="Author" w:date="2020-08-24T22:19:00Z">
        <w:r w:rsidR="00F00BA8">
          <w:delText xml:space="preserve">. How different directions of selective sampling influence the direction of bias is discussed in </w:delText>
        </w:r>
        <w:r w:rsidR="00F00BA8">
          <w:rPr>
            <w:b/>
          </w:rPr>
          <w:delText>Figures 2 and 3</w:delText>
        </w:r>
      </w:del>
      <w:r>
        <w:rPr>
          <w:rPrChange w:id="260" w:author="Author" w:date="2020-08-24T22:19:00Z">
            <w:rPr>
              <w:b/>
            </w:rPr>
          </w:rPrChange>
        </w:rPr>
        <w:t>.</w:t>
      </w:r>
    </w:p>
    <w:p w14:paraId="163E685C" w14:textId="77777777" w:rsidR="007E6C1E" w:rsidRDefault="00CE0BB1">
      <w:pPr>
        <w:pStyle w:val="Heading2"/>
        <w:rPr>
          <w:ins w:id="261" w:author="Author" w:date="2020-08-24T22:19:00Z"/>
        </w:rPr>
      </w:pPr>
      <w:bookmarkStart w:id="262" w:name="_r9n1k04d782x" w:colFirst="0" w:colLast="0"/>
      <w:bookmarkEnd w:id="262"/>
      <w:r>
        <w:t xml:space="preserve">Sample selection pressures for COVID-19 </w:t>
      </w:r>
      <w:ins w:id="263" w:author="Author" w:date="2020-08-24T22:19:00Z">
        <w:r>
          <w:t>studies</w:t>
        </w:r>
      </w:ins>
    </w:p>
    <w:p w14:paraId="73364EEF" w14:textId="77777777" w:rsidR="007E6C1E" w:rsidRDefault="00CE0BB1">
      <w:pPr>
        <w:pPrChange w:id="264" w:author="Author" w:date="2020-08-24T22:19:00Z">
          <w:pPr>
            <w:pStyle w:val="Heading2"/>
          </w:pPr>
        </w:pPrChange>
      </w:pPr>
      <w:ins w:id="265" w:author="Author" w:date="2020-08-24T22:19:00Z">
        <w:r>
          <w:t>We can stratify the sampling strategies above into t</w:t>
        </w:r>
        <w:r>
          <w:t xml:space="preserve">hree primary sampling frames. The first of these frames is sampling based on voluntary participation, which is inherently non-random due to the factors that influence participation. The second of these is sampling frames using COVID-19 </w:t>
        </w:r>
      </w:ins>
      <w:r>
        <w:t>testing</w:t>
      </w:r>
      <w:ins w:id="266" w:author="Author" w:date="2020-08-24T22:19:00Z">
        <w:r>
          <w:t xml:space="preserve"> results. </w:t>
        </w:r>
      </w:ins>
      <w:moveToRangeStart w:id="267" w:author="Author" w:date="2020-08-24T22:19:00Z" w:name="move49199964"/>
      <w:moveTo w:id="268" w:author="Author" w:date="2020-08-24T22:19:00Z">
        <w:r>
          <w:t>Wit</w:t>
        </w:r>
        <w:r>
          <w:t xml:space="preserve">h few notable exceptions (e.g. </w:t>
        </w:r>
      </w:moveTo>
      <w:moveToRangeEnd w:id="267"/>
      <w:ins w:id="269" w:author="Author" w:date="2020-08-24T22:19:00Z">
        <w:r>
          <w:fldChar w:fldCharType="begin"/>
        </w:r>
        <w:r>
          <w:instrText xml:space="preserve"> HYPERLINK "https://paperpile.com/c/dg2jLS/qIiG+I5g3" \h </w:instrText>
        </w:r>
        <w:r>
          <w:fldChar w:fldCharType="separate"/>
        </w:r>
        <w:r>
          <w:rPr>
            <w:color w:val="000000"/>
          </w:rPr>
          <w:t>(3,38)</w:t>
        </w:r>
        <w:r>
          <w:rPr>
            <w:color w:val="000000"/>
          </w:rPr>
          <w:fldChar w:fldCharType="end"/>
        </w:r>
        <w:r>
          <w:t xml:space="preserve">), population testing for COVID-19 is not generally performed in random samples. The third of these frames is sampling based on hospitalised patients, with or </w:t>
        </w:r>
        <w:r>
          <w:t xml:space="preserve">without COVID-19. This is again, necessarily non-random as it conditions on hospital admission. </w:t>
        </w:r>
      </w:ins>
    </w:p>
    <w:p w14:paraId="057F2BE7" w14:textId="77777777" w:rsidR="007E6C1E" w:rsidRDefault="007E6C1E">
      <w:pPr>
        <w:pStyle w:val="Heading3"/>
        <w:rPr>
          <w:ins w:id="270" w:author="Author" w:date="2020-08-24T22:19:00Z"/>
          <w:b w:val="0"/>
        </w:rPr>
      </w:pPr>
      <w:bookmarkStart w:id="271" w:name="_ju4dyz5vbsk9" w:colFirst="0" w:colLast="0"/>
      <w:bookmarkEnd w:id="271"/>
    </w:p>
    <w:p w14:paraId="7AC3E0CE" w14:textId="38FA0B9C" w:rsidR="007E6C1E" w:rsidRDefault="00CE0BB1">
      <w:pPr>
        <w:pStyle w:val="Heading3"/>
        <w:rPr>
          <w:b w:val="0"/>
        </w:rPr>
      </w:pPr>
      <w:bookmarkStart w:id="272" w:name="_7m5x66ge91pc" w:colFirst="0" w:colLast="0"/>
      <w:bookmarkEnd w:id="272"/>
      <w:ins w:id="273" w:author="Author" w:date="2020-08-24T22:19:00Z">
        <w:r>
          <w:t>Box 3</w:t>
        </w:r>
        <w:r>
          <w:rPr>
            <w:b w:val="0"/>
          </w:rPr>
          <w:t xml:space="preserve"> illustrates the breadth of factors that can induce sample selection pressure. </w:t>
        </w:r>
      </w:ins>
      <w:bookmarkStart w:id="274" w:name="_r74u9oaj4yh1"/>
      <w:bookmarkEnd w:id="274"/>
      <w:r>
        <w:rPr>
          <w:b w:val="0"/>
        </w:rPr>
        <w:t>While some of the factors that impact the sampling processes may be common</w:t>
      </w:r>
      <w:r>
        <w:rPr>
          <w:b w:val="0"/>
        </w:rPr>
        <w:t xml:space="preserve"> across all modes of sampling listed above, some will be mode-specific. </w:t>
      </w:r>
      <w:del w:id="275" w:author="Author" w:date="2020-08-24T22:19:00Z">
        <w:r w:rsidR="00F00BA8">
          <w:rPr>
            <w:b w:val="0"/>
          </w:rPr>
          <w:delText>In general, these</w:delText>
        </w:r>
      </w:del>
      <w:ins w:id="276" w:author="Author" w:date="2020-08-24T22:19:00Z">
        <w:r>
          <w:rPr>
            <w:b w:val="0"/>
          </w:rPr>
          <w:t>These</w:t>
        </w:r>
      </w:ins>
      <w:r>
        <w:rPr>
          <w:b w:val="0"/>
        </w:rPr>
        <w:t xml:space="preserve"> factors will </w:t>
      </w:r>
      <w:ins w:id="277" w:author="Author" w:date="2020-08-24T22:19:00Z">
        <w:r>
          <w:rPr>
            <w:b w:val="0"/>
          </w:rPr>
          <w:t xml:space="preserve">likely </w:t>
        </w:r>
      </w:ins>
      <w:r>
        <w:rPr>
          <w:b w:val="0"/>
        </w:rPr>
        <w:t>differ</w:t>
      </w:r>
      <w:ins w:id="278" w:author="Author" w:date="2020-08-24T22:19:00Z">
        <w:r>
          <w:rPr>
            <w:b w:val="0"/>
          </w:rPr>
          <w:t xml:space="preserve"> in how they operate</w:t>
        </w:r>
      </w:ins>
      <w:r>
        <w:rPr>
          <w:b w:val="0"/>
        </w:rPr>
        <w:t xml:space="preserve"> across national and healthcare system contexts. Here we list a series of possible selection pressures </w:t>
      </w:r>
      <w:del w:id="279" w:author="Author" w:date="2020-08-24T22:19:00Z">
        <w:r w:rsidR="00F00BA8">
          <w:rPr>
            <w:b w:val="0"/>
          </w:rPr>
          <w:delText>acting upon</w:delText>
        </w:r>
      </w:del>
      <w:ins w:id="280" w:author="Author" w:date="2020-08-24T22:19:00Z">
        <w:r>
          <w:rPr>
            <w:b w:val="0"/>
          </w:rPr>
          <w:t>and how they impact different</w:t>
        </w:r>
      </w:ins>
      <w:r>
        <w:rPr>
          <w:b w:val="0"/>
        </w:rPr>
        <w:t xml:space="preserve"> COVID-19 </w:t>
      </w:r>
      <w:del w:id="281" w:author="Author" w:date="2020-08-24T22:19:00Z">
        <w:r w:rsidR="00F00BA8">
          <w:rPr>
            <w:b w:val="0"/>
          </w:rPr>
          <w:delText>testing and</w:delText>
        </w:r>
      </w:del>
      <w:ins w:id="282" w:author="Author" w:date="2020-08-24T22:19:00Z">
        <w:r>
          <w:rPr>
            <w:b w:val="0"/>
          </w:rPr>
          <w:t>sampling frames. We also describe</w:t>
        </w:r>
      </w:ins>
      <w:r>
        <w:rPr>
          <w:b w:val="0"/>
        </w:rPr>
        <w:t xml:space="preserve"> case identification/definition and detail how they may bias inference if left unexplored.</w:t>
      </w:r>
    </w:p>
    <w:p w14:paraId="47943F43" w14:textId="77777777" w:rsidR="007E6C1E" w:rsidRDefault="007E6C1E">
      <w:pPr>
        <w:pPrChange w:id="283" w:author="Author" w:date="2020-08-24T22:19:00Z">
          <w:pPr>
            <w:pStyle w:val="Heading3"/>
          </w:pPr>
        </w:pPrChange>
      </w:pPr>
      <w:bookmarkStart w:id="284" w:name="_5s2gdab7r0i1"/>
      <w:bookmarkEnd w:id="284"/>
    </w:p>
    <w:p w14:paraId="6B9C3B9B" w14:textId="77777777" w:rsidR="0046157E" w:rsidRDefault="00CE0BB1">
      <w:pPr>
        <w:pStyle w:val="Heading3"/>
        <w:rPr>
          <w:del w:id="285" w:author="Author" w:date="2020-08-24T22:19:00Z"/>
        </w:rPr>
      </w:pPr>
      <w:bookmarkStart w:id="286" w:name="_c58scqhx9c8w"/>
      <w:bookmarkEnd w:id="286"/>
      <w:r>
        <w:rPr>
          <w:rPrChange w:id="287" w:author="Author" w:date="2020-08-24T22:19:00Z">
            <w:rPr/>
          </w:rPrChange>
        </w:rPr>
        <w:t>Symptom severity</w:t>
      </w:r>
    </w:p>
    <w:p w14:paraId="1D4BD412" w14:textId="6683C1D0" w:rsidR="007E6C1E" w:rsidRDefault="00CE0BB1">
      <w:pPr>
        <w:rPr>
          <w:i/>
        </w:rPr>
      </w:pPr>
      <w:ins w:id="288" w:author="Author" w:date="2020-08-24T22:19:00Z">
        <w:r>
          <w:rPr>
            <w:b/>
          </w:rPr>
          <w:t xml:space="preserve">: </w:t>
        </w:r>
        <w:r>
          <w:t>This will conceivably bias all three major sampling frames, although is most simply understood in conte</w:t>
        </w:r>
        <w:r>
          <w:t>xt of testing.</w:t>
        </w:r>
      </w:ins>
      <w:moveFromRangeStart w:id="289" w:author="Author" w:date="2020-08-24T22:19:00Z" w:name="move49199964"/>
      <w:moveFrom w:id="290" w:author="Author" w:date="2020-08-24T22:19:00Z">
        <w:r>
          <w:t>Wit</w:t>
        </w:r>
        <w:r>
          <w:t xml:space="preserve">h few notable exceptions (e.g. </w:t>
        </w:r>
      </w:moveFrom>
      <w:moveFromRangeEnd w:id="289"/>
      <w:del w:id="291" w:author="Author" w:date="2020-08-24T22:19:00Z">
        <w:r>
          <w:fldChar w:fldCharType="begin"/>
        </w:r>
        <w:r>
          <w:delInstrText xml:space="preserve"> HYPERLINK "https://paperpile.com/c/dg2jLS/qIiG" \h </w:delInstrText>
        </w:r>
        <w:r>
          <w:fldChar w:fldCharType="separate"/>
        </w:r>
        <w:r w:rsidR="00F00BA8">
          <w:rPr>
            <w:color w:val="000000"/>
          </w:rPr>
          <w:delText>(3)</w:delText>
        </w:r>
        <w:r>
          <w:rPr>
            <w:color w:val="000000"/>
          </w:rPr>
          <w:fldChar w:fldCharType="end"/>
        </w:r>
        <w:r w:rsidR="00F00BA8">
          <w:delText>), population testing for COVID-19 is not generally performed in random samples.</w:delText>
        </w:r>
      </w:del>
      <w:r>
        <w:t xml:space="preserve"> Several countries adopted the strategy of offering tests predominantly to patients experiencing symptoms severe enough to require medical attention, e.g. hospitalisation, as </w:t>
      </w:r>
      <w:del w:id="292" w:author="Author" w:date="2020-08-24T22:19:00Z">
        <w:r w:rsidR="00F00BA8">
          <w:delText>is</w:delText>
        </w:r>
      </w:del>
      <w:ins w:id="293" w:author="Author" w:date="2020-08-24T22:19:00Z">
        <w:r>
          <w:t>was</w:t>
        </w:r>
      </w:ins>
      <w:r>
        <w:t xml:space="preserve"> the case in the UK until the end of April 2020. Many true posit</w:t>
      </w:r>
      <w:r>
        <w:t xml:space="preserve">ive cases in the population will therefore remain undetected and </w:t>
      </w:r>
      <w:ins w:id="294" w:author="Author" w:date="2020-08-24T22:19:00Z">
        <w:r>
          <w:t xml:space="preserve">will </w:t>
        </w:r>
      </w:ins>
      <w:r>
        <w:t xml:space="preserve">be </w:t>
      </w:r>
      <w:del w:id="295" w:author="Author" w:date="2020-08-24T22:19:00Z">
        <w:r w:rsidR="00F00BA8">
          <w:delText>subject</w:delText>
        </w:r>
      </w:del>
      <w:ins w:id="296" w:author="Author" w:date="2020-08-24T22:19:00Z">
        <w:r>
          <w:t>less likely</w:t>
        </w:r>
      </w:ins>
      <w:r>
        <w:t xml:space="preserve"> to </w:t>
      </w:r>
      <w:del w:id="297" w:author="Author" w:date="2020-08-24T22:19:00Z">
        <w:r w:rsidR="00F00BA8">
          <w:delText>negative</w:delText>
        </w:r>
      </w:del>
      <w:ins w:id="298" w:author="Author" w:date="2020-08-24T22:19:00Z">
        <w:r>
          <w:t>form part of the</w:t>
        </w:r>
      </w:ins>
      <w:r>
        <w:t xml:space="preserve"> sample</w:t>
      </w:r>
      <w:del w:id="299" w:author="Author" w:date="2020-08-24T22:19:00Z">
        <w:r w:rsidR="00F00BA8">
          <w:delText xml:space="preserve"> selection</w:delText>
        </w:r>
      </w:del>
      <w:r>
        <w:t xml:space="preserve"> if enrollment is dependent upon test status. High rates of asymptomatic virus carriers or cases with atypical presentation will further compound</w:t>
      </w:r>
      <w:r>
        <w:t xml:space="preserve"> this issue. </w:t>
      </w:r>
    </w:p>
    <w:p w14:paraId="01136B25" w14:textId="77777777" w:rsidR="007E6C1E" w:rsidRDefault="007E6C1E"/>
    <w:p w14:paraId="67AF3176" w14:textId="77777777" w:rsidR="0046157E" w:rsidRDefault="00CE0BB1">
      <w:pPr>
        <w:pStyle w:val="Heading3"/>
        <w:rPr>
          <w:del w:id="300" w:author="Author" w:date="2020-08-24T22:19:00Z"/>
        </w:rPr>
      </w:pPr>
      <w:bookmarkStart w:id="301" w:name="_kioysa8thy6y"/>
      <w:bookmarkEnd w:id="301"/>
      <w:r>
        <w:rPr>
          <w:rPrChange w:id="302" w:author="Author" w:date="2020-08-24T22:19:00Z">
            <w:rPr/>
          </w:rPrChange>
        </w:rPr>
        <w:t>Symptom recognition</w:t>
      </w:r>
    </w:p>
    <w:p w14:paraId="61020B2F" w14:textId="062B9955" w:rsidR="007E6C1E" w:rsidRDefault="00CE0BB1">
      <w:ins w:id="303" w:author="Author" w:date="2020-08-24T22:19:00Z">
        <w:r>
          <w:rPr>
            <w:b/>
          </w:rPr>
          <w:t>:</w:t>
        </w:r>
        <w:r>
          <w:t xml:space="preserve"> This will also bias all three sampling frames as entry into all samples is conditional on symptom recognition. </w:t>
        </w:r>
      </w:ins>
      <w:r>
        <w:t xml:space="preserve">Related to but distinct from symptom severity, </w:t>
      </w:r>
      <w:del w:id="304" w:author="Author" w:date="2020-08-24T22:19:00Z">
        <w:r w:rsidR="00F00BA8">
          <w:delText xml:space="preserve">inclusion in </w:delText>
        </w:r>
      </w:del>
      <w:r>
        <w:t xml:space="preserve">COVID-19 </w:t>
      </w:r>
      <w:del w:id="305" w:author="Author" w:date="2020-08-24T22:19:00Z">
        <w:r w:rsidR="00F00BA8">
          <w:lastRenderedPageBreak/>
          <w:delText>datasets</w:delText>
        </w:r>
      </w:del>
      <w:ins w:id="306" w:author="Author" w:date="2020-08-24T22:19:00Z">
        <w:r>
          <w:t>testing</w:t>
        </w:r>
      </w:ins>
      <w:r>
        <w:t xml:space="preserve"> will vary based upon symptom recognition </w:t>
      </w:r>
      <w:r>
        <w:fldChar w:fldCharType="begin"/>
      </w:r>
      <w:r>
        <w:instrText xml:space="preserve"> H</w:instrText>
      </w:r>
      <w:r>
        <w:instrText xml:space="preserve">YPERLINK "https://paperpile.com/c/dg2jLS/yzHf" \h </w:instrText>
      </w:r>
      <w:r>
        <w:fldChar w:fldCharType="separate"/>
      </w:r>
      <w:r>
        <w:rPr>
          <w:color w:val="000000"/>
        </w:rPr>
        <w:t>(</w:t>
      </w:r>
      <w:del w:id="307" w:author="Author" w:date="2020-08-24T22:19:00Z">
        <w:r w:rsidR="00F00BA8">
          <w:rPr>
            <w:color w:val="000000"/>
          </w:rPr>
          <w:delText>33</w:delText>
        </w:r>
      </w:del>
      <w:ins w:id="308" w:author="Author" w:date="2020-08-24T22:19:00Z">
        <w:r>
          <w:rPr>
            <w:color w:val="000000"/>
          </w:rPr>
          <w:t>39</w:t>
        </w:r>
      </w:ins>
      <w:r>
        <w:rPr>
          <w:color w:val="000000"/>
        </w:rPr>
        <w:t>)</w:t>
      </w:r>
      <w:r>
        <w:rPr>
          <w:color w:val="000000"/>
        </w:rPr>
        <w:fldChar w:fldCharType="end"/>
      </w:r>
      <w:r>
        <w:t xml:space="preserve">. If an individual fails to recognise the correct symptoms or deems their symptoms to be nonsevere, they </w:t>
      </w:r>
      <w:del w:id="309" w:author="Author" w:date="2020-08-24T22:19:00Z">
        <w:r w:rsidR="00F00BA8">
          <w:delText>are less likely</w:delText>
        </w:r>
      </w:del>
      <w:ins w:id="310" w:author="Author" w:date="2020-08-24T22:19:00Z">
        <w:r>
          <w:t>may simply be instructed</w:t>
        </w:r>
      </w:ins>
      <w:r>
        <w:t xml:space="preserve"> to </w:t>
      </w:r>
      <w:del w:id="311" w:author="Author" w:date="2020-08-24T22:19:00Z">
        <w:r w:rsidR="00F00BA8">
          <w:delText>seek medical attention</w:delText>
        </w:r>
      </w:del>
      <w:ins w:id="312" w:author="Author" w:date="2020-08-24T22:19:00Z">
        <w:r>
          <w:t>self-isolate</w:t>
        </w:r>
      </w:ins>
      <w:r>
        <w:t xml:space="preserve"> and </w:t>
      </w:r>
      <w:del w:id="313" w:author="Author" w:date="2020-08-24T22:19:00Z">
        <w:r w:rsidR="00F00BA8">
          <w:delText>therefore be tested for</w:delText>
        </w:r>
      </w:del>
      <w:ins w:id="314" w:author="Author" w:date="2020-08-24T22:19:00Z">
        <w:r>
          <w:t>not receive a</w:t>
        </w:r>
      </w:ins>
      <w:r>
        <w:t xml:space="preserve"> COVID-19</w:t>
      </w:r>
      <w:del w:id="315" w:author="Author" w:date="2020-08-24T22:19:00Z">
        <w:r w:rsidR="00F00BA8">
          <w:delText>. People</w:delText>
        </w:r>
      </w:del>
      <w:ins w:id="316" w:author="Author" w:date="2020-08-24T22:19:00Z">
        <w:r>
          <w:t xml:space="preserve"> test. Individuals</w:t>
        </w:r>
      </w:ins>
      <w:r>
        <w:t xml:space="preserve"> will</w:t>
      </w:r>
      <w:del w:id="317" w:author="Author" w:date="2020-08-24T22:19:00Z">
        <w:r w:rsidR="00F00BA8">
          <w:delText xml:space="preserve"> also</w:delText>
        </w:r>
      </w:del>
      <w:r>
        <w:t xml:space="preserve"> asses</w:t>
      </w:r>
      <w:r>
        <w:t xml:space="preserve">s their symptom severity differently; those with health related anxiety may be more likely to over-report symptoms, while those with less </w:t>
      </w:r>
      <w:del w:id="318" w:author="Author" w:date="2020-08-24T22:19:00Z">
        <w:r w:rsidR="00F00BA8">
          <w:delText>awareness</w:delText>
        </w:r>
      </w:del>
      <w:ins w:id="319" w:author="Author" w:date="2020-08-24T22:19:00Z">
        <w:r>
          <w:t>information on the pandemic</w:t>
        </w:r>
      </w:ins>
      <w:r>
        <w:t xml:space="preserve"> or access to health advice may be under-represented. This </w:t>
      </w:r>
      <w:del w:id="320" w:author="Author" w:date="2020-08-24T22:19:00Z">
        <w:r w:rsidR="00F00BA8">
          <w:delText>problem may</w:delText>
        </w:r>
      </w:del>
      <w:ins w:id="321" w:author="Author" w:date="2020-08-24T22:19:00Z">
        <w:r>
          <w:t>will functionally act as a diffe</w:t>
        </w:r>
        <w:r>
          <w:t>rential rate of false-negatives across individuals based on symptom recognition, which could</w:t>
        </w:r>
      </w:ins>
      <w:r>
        <w:t xml:space="preserve"> be </w:t>
      </w:r>
      <w:del w:id="322" w:author="Author" w:date="2020-08-24T22:19:00Z">
        <w:r w:rsidR="00F00BA8">
          <w:delText>compounded by changing</w:delText>
        </w:r>
      </w:del>
      <w:ins w:id="323" w:author="Author" w:date="2020-08-24T22:19:00Z">
        <w:r>
          <w:t xml:space="preserve">consequential in giving the high estimates of asymptomatic cases and transmission </w:t>
        </w:r>
        <w:r>
          <w:fldChar w:fldCharType="begin"/>
        </w:r>
        <w:r>
          <w:instrText xml:space="preserve"> HYPERLINK "https://paperpile.com/c/dg2jLS/LUae" \h </w:instrText>
        </w:r>
        <w:r>
          <w:fldChar w:fldCharType="separate"/>
        </w:r>
        <w:r>
          <w:rPr>
            <w:color w:val="000000"/>
          </w:rPr>
          <w:t>(40)</w:t>
        </w:r>
        <w:r>
          <w:rPr>
            <w:color w:val="000000"/>
          </w:rPr>
          <w:fldChar w:fldCharType="end"/>
        </w:r>
        <w:r>
          <w:t>. Changing</w:t>
        </w:r>
      </w:ins>
      <w:r>
        <w:t xml:space="preserve"> symptom </w:t>
      </w:r>
      <w:r>
        <w:t>guidelines</w:t>
      </w:r>
      <w:ins w:id="324" w:author="Author" w:date="2020-08-24T22:19:00Z">
        <w:r>
          <w:t xml:space="preserve"> is likely to compound this problem,</w:t>
        </w:r>
      </w:ins>
      <w:r>
        <w:t xml:space="preserve"> which could induce systematic relationships between symptom presentation and testing </w:t>
      </w:r>
      <w:r>
        <w:fldChar w:fldCharType="begin"/>
      </w:r>
      <w:r>
        <w:instrText xml:space="preserve"> HYPERLINK "https://paperpile.com/c/dg2jLS/MOdS+yzHf" \h </w:instrText>
      </w:r>
      <w:r>
        <w:fldChar w:fldCharType="separate"/>
      </w:r>
      <w:r>
        <w:rPr>
          <w:color w:val="000000"/>
        </w:rPr>
        <w:t>(</w:t>
      </w:r>
      <w:del w:id="325" w:author="Author" w:date="2020-08-24T22:19:00Z">
        <w:r w:rsidR="00F00BA8">
          <w:rPr>
            <w:color w:val="000000"/>
          </w:rPr>
          <w:delText>33,34</w:delText>
        </w:r>
      </w:del>
      <w:ins w:id="326" w:author="Author" w:date="2020-08-24T22:19:00Z">
        <w:r>
          <w:rPr>
            <w:color w:val="000000"/>
          </w:rPr>
          <w:t>39,41</w:t>
        </w:r>
      </w:ins>
      <w:r>
        <w:rPr>
          <w:color w:val="000000"/>
        </w:rPr>
        <w:t>)</w:t>
      </w:r>
      <w:r>
        <w:rPr>
          <w:color w:val="000000"/>
        </w:rPr>
        <w:fldChar w:fldCharType="end"/>
      </w:r>
      <w:del w:id="327" w:author="Author" w:date="2020-08-24T22:19:00Z">
        <w:r w:rsidR="00F00BA8">
          <w:delText xml:space="preserve">. </w:delText>
        </w:r>
      </w:del>
      <w:ins w:id="328" w:author="Author" w:date="2020-08-24T22:19:00Z">
        <w:r>
          <w:t xml:space="preserve">. Here, groups with lower awareness (for example, due to </w:t>
        </w:r>
        <w:r>
          <w:t>inadequate public messaging or language barriers) may have higher thresholds for getting tested, and therefore those who test positive will appear to have greater risk of severe COVID-19 outcomes.</w:t>
        </w:r>
      </w:ins>
    </w:p>
    <w:p w14:paraId="2673F261" w14:textId="77777777" w:rsidR="007E6C1E" w:rsidRDefault="007E6C1E"/>
    <w:p w14:paraId="51A5FFBC" w14:textId="77777777" w:rsidR="0046157E" w:rsidRDefault="00F00BA8">
      <w:pPr>
        <w:pStyle w:val="Heading3"/>
        <w:rPr>
          <w:del w:id="329" w:author="Author" w:date="2020-08-24T22:19:00Z"/>
        </w:rPr>
      </w:pPr>
      <w:bookmarkStart w:id="330" w:name="_k9mnzqbwt4u8"/>
      <w:bookmarkEnd w:id="330"/>
      <w:del w:id="331" w:author="Author" w:date="2020-08-24T22:19:00Z">
        <w:r>
          <w:delText>Occupation</w:delText>
        </w:r>
      </w:del>
    </w:p>
    <w:p w14:paraId="49262C2F" w14:textId="04C73265" w:rsidR="007E6C1E" w:rsidRDefault="00CE0BB1">
      <w:ins w:id="332" w:author="Author" w:date="2020-08-24T22:19:00Z">
        <w:r>
          <w:rPr>
            <w:b/>
          </w:rPr>
          <w:t xml:space="preserve">Occupation: </w:t>
        </w:r>
        <w:r>
          <w:t>E</w:t>
        </w:r>
        <w:r>
          <w:t xml:space="preserve">xposure to COVID-19 is patterned with respect to occupation. </w:t>
        </w:r>
      </w:ins>
      <w:r>
        <w:t xml:space="preserve">In many countries, frontline healthcare workers are far more likely to be tested for COVID-19 than the general population </w:t>
      </w:r>
      <w:r>
        <w:fldChar w:fldCharType="begin"/>
      </w:r>
      <w:r>
        <w:instrText xml:space="preserve"> HYPERLINK "https://paperpile.com/c/dg2jLS/YMI6+Hfke" \h </w:instrText>
      </w:r>
      <w:r>
        <w:fldChar w:fldCharType="separate"/>
      </w:r>
      <w:r>
        <w:rPr>
          <w:color w:val="000000"/>
        </w:rPr>
        <w:t>(5,</w:t>
      </w:r>
      <w:del w:id="333" w:author="Author" w:date="2020-08-24T22:19:00Z">
        <w:r w:rsidR="00F00BA8">
          <w:rPr>
            <w:color w:val="000000"/>
          </w:rPr>
          <w:delText>35</w:delText>
        </w:r>
      </w:del>
      <w:ins w:id="334" w:author="Author" w:date="2020-08-24T22:19:00Z">
        <w:r>
          <w:rPr>
            <w:color w:val="000000"/>
          </w:rPr>
          <w:t>42</w:t>
        </w:r>
      </w:ins>
      <w:r>
        <w:rPr>
          <w:color w:val="000000"/>
        </w:rPr>
        <w:t>)</w:t>
      </w:r>
      <w:r>
        <w:rPr>
          <w:color w:val="000000"/>
        </w:rPr>
        <w:fldChar w:fldCharType="end"/>
      </w:r>
      <w:r>
        <w:t xml:space="preserve"> due to</w:t>
      </w:r>
      <w:r>
        <w:t xml:space="preserve"> their proximity to the virus and the potential consequences of infection related transmission </w:t>
      </w:r>
      <w:r>
        <w:fldChar w:fldCharType="begin"/>
      </w:r>
      <w:r>
        <w:instrText xml:space="preserve"> HYPERLINK "https://paperpile.com/c/dg2jLS/bLC9" \h </w:instrText>
      </w:r>
      <w:r>
        <w:fldChar w:fldCharType="separate"/>
      </w:r>
      <w:r>
        <w:rPr>
          <w:color w:val="000000"/>
        </w:rPr>
        <w:t>(</w:t>
      </w:r>
      <w:del w:id="335" w:author="Author" w:date="2020-08-24T22:19:00Z">
        <w:r w:rsidR="00F00BA8">
          <w:rPr>
            <w:color w:val="000000"/>
          </w:rPr>
          <w:delText>36</w:delText>
        </w:r>
      </w:del>
      <w:ins w:id="336" w:author="Author" w:date="2020-08-24T22:19:00Z">
        <w:r>
          <w:rPr>
            <w:color w:val="000000"/>
          </w:rPr>
          <w:t>43</w:t>
        </w:r>
      </w:ins>
      <w:r>
        <w:rPr>
          <w:color w:val="000000"/>
        </w:rPr>
        <w:t>)</w:t>
      </w:r>
      <w:r>
        <w:rPr>
          <w:color w:val="000000"/>
        </w:rPr>
        <w:fldChar w:fldCharType="end"/>
      </w:r>
      <w:r>
        <w:t>. As such, they will be heavily over-represented in samples conditional on test status. Other key work</w:t>
      </w:r>
      <w:r>
        <w:t xml:space="preserve">ers may be at high risk of infection due to large numbers of contacts relative to non-key workers, and may therefore be over-represented in samples conditional on </w:t>
      </w:r>
      <w:ins w:id="337" w:author="Author" w:date="2020-08-24T22:19:00Z">
        <w:r>
          <w:t xml:space="preserve">positive </w:t>
        </w:r>
      </w:ins>
      <w:r>
        <w:t xml:space="preserve">test status or </w:t>
      </w:r>
      <w:del w:id="338" w:author="Author" w:date="2020-08-24T22:19:00Z">
        <w:r w:rsidR="00F00BA8">
          <w:delText>cause of</w:delText>
        </w:r>
      </w:del>
      <w:ins w:id="339" w:author="Author" w:date="2020-08-24T22:19:00Z">
        <w:r>
          <w:t>COVID-related</w:t>
        </w:r>
      </w:ins>
      <w:r>
        <w:t xml:space="preserve"> death. Any factors related to these occupations (e.g. e</w:t>
      </w:r>
      <w:r>
        <w:t xml:space="preserve">thnicity, socio-economic position, age and baseline health) will therefore also be associated with sample selection. </w:t>
      </w:r>
      <w:r>
        <w:rPr>
          <w:b/>
        </w:rPr>
        <w:t>Figure 2B</w:t>
      </w:r>
      <w:r>
        <w:t xml:space="preserve"> illustrates an example where the hypothesised risk factor </w:t>
      </w:r>
      <w:ins w:id="340" w:author="Author" w:date="2020-08-24T22:19:00Z">
        <w:r>
          <w:t xml:space="preserve">(smoking) </w:t>
        </w:r>
      </w:ins>
      <w:r>
        <w:t>does not need to influence sample selection</w:t>
      </w:r>
      <w:ins w:id="341" w:author="Author" w:date="2020-08-24T22:19:00Z">
        <w:r>
          <w:t xml:space="preserve"> (hospitalised pat</w:t>
        </w:r>
        <w:r>
          <w:t>ients)</w:t>
        </w:r>
      </w:ins>
      <w:r>
        <w:t xml:space="preserve"> causally, it could simply be associated due to a confounding between the risk factor and sample selection</w:t>
      </w:r>
      <w:del w:id="342" w:author="Author" w:date="2020-08-24T22:19:00Z">
        <w:r w:rsidR="00F00BA8">
          <w:delText>.</w:delText>
        </w:r>
      </w:del>
      <w:ins w:id="343" w:author="Author" w:date="2020-08-24T22:19:00Z">
        <w:r>
          <w:t xml:space="preserve"> (being a healthcare worker).</w:t>
        </w:r>
      </w:ins>
    </w:p>
    <w:p w14:paraId="5879E2B6" w14:textId="77777777" w:rsidR="007E6C1E" w:rsidRDefault="007E6C1E"/>
    <w:p w14:paraId="56FB3F93" w14:textId="77777777" w:rsidR="007E6C1E" w:rsidRDefault="00CE0BB1">
      <w:pPr>
        <w:rPr>
          <w:ins w:id="344" w:author="Author" w:date="2020-08-24T22:19:00Z"/>
        </w:rPr>
      </w:pPr>
      <w:ins w:id="345" w:author="Author" w:date="2020-08-24T22:19:00Z">
        <w:r>
          <w:rPr>
            <w:b/>
          </w:rPr>
          <w:t xml:space="preserve">Ethnicity: </w:t>
        </w:r>
        <w:r>
          <w:t xml:space="preserve">Ethnic minorities are also more likely to be infected with COVID-19 </w:t>
        </w:r>
        <w:r>
          <w:fldChar w:fldCharType="begin"/>
        </w:r>
        <w:r>
          <w:instrText xml:space="preserve"> HYPERLINK "https://paperpile.co</w:instrText>
        </w:r>
        <w:r>
          <w:instrText xml:space="preserve">m/c/dg2jLS/ardl" \h </w:instrText>
        </w:r>
        <w:r>
          <w:fldChar w:fldCharType="separate"/>
        </w:r>
        <w:r>
          <w:rPr>
            <w:color w:val="000000"/>
          </w:rPr>
          <w:t>(44)</w:t>
        </w:r>
        <w:r>
          <w:rPr>
            <w:color w:val="000000"/>
          </w:rPr>
          <w:fldChar w:fldCharType="end"/>
        </w:r>
        <w:r>
          <w:t xml:space="preserve">. Adverse COVID-19 outcomes are considerably worse for individuals of some ethnic minorities </w:t>
        </w:r>
        <w:r>
          <w:fldChar w:fldCharType="begin"/>
        </w:r>
        <w:r>
          <w:instrText xml:space="preserve"> HYPERLINK "https://paperpile.com/c/dg2jLS/GxmB" \h </w:instrText>
        </w:r>
        <w:r>
          <w:fldChar w:fldCharType="separate"/>
        </w:r>
        <w:r>
          <w:rPr>
            <w:color w:val="000000"/>
          </w:rPr>
          <w:t>(45)</w:t>
        </w:r>
        <w:r>
          <w:rPr>
            <w:color w:val="000000"/>
          </w:rPr>
          <w:fldChar w:fldCharType="end"/>
        </w:r>
        <w:r>
          <w:t>. This could conceivably bias estimated associations within sampling frames bas</w:t>
        </w:r>
        <w:r>
          <w:t>ed within hospitalised patients, as in many countries, ethnic minority groups are over-represented as ethnic inequalities in health are pervasive and well-documented. Furthermore, ethnic minority groups are more likely to be key workers, who are more likel</w:t>
        </w:r>
        <w:r>
          <w:t xml:space="preserve">y to be exposed to COVID-19 </w:t>
        </w:r>
        <w:r>
          <w:fldChar w:fldCharType="begin"/>
        </w:r>
        <w:r>
          <w:instrText xml:space="preserve"> HYPERLINK "https://paperpile.com/c/dg2jLS/yTtJ" \h </w:instrText>
        </w:r>
        <w:r>
          <w:fldChar w:fldCharType="separate"/>
        </w:r>
        <w:r>
          <w:rPr>
            <w:color w:val="000000"/>
          </w:rPr>
          <w:t>(46)</w:t>
        </w:r>
        <w:r>
          <w:rPr>
            <w:color w:val="000000"/>
          </w:rPr>
          <w:fldChar w:fldCharType="end"/>
        </w:r>
        <w:r>
          <w:t xml:space="preserve">. Cultural environment (including systemic racism) and language barriers may negatively affect entry into studies, both based on testing and voluntary participation </w:t>
        </w:r>
        <w:r>
          <w:fldChar w:fldCharType="begin"/>
        </w:r>
        <w:r>
          <w:instrText xml:space="preserve"> H</w:instrText>
        </w:r>
        <w:r>
          <w:instrText xml:space="preserve">YPERLINK "https://paperpile.com/c/dg2jLS/8fRc" \h </w:instrText>
        </w:r>
        <w:r>
          <w:fldChar w:fldCharType="separate"/>
        </w:r>
        <w:r>
          <w:rPr>
            <w:color w:val="000000"/>
          </w:rPr>
          <w:t>(47)</w:t>
        </w:r>
        <w:r>
          <w:rPr>
            <w:color w:val="000000"/>
          </w:rPr>
          <w:fldChar w:fldCharType="end"/>
        </w:r>
        <w:r>
          <w:t xml:space="preserve">. Ethnic minority groups may be more difficult to recruit into studies, even within a given area </w:t>
        </w:r>
        <w:r>
          <w:fldChar w:fldCharType="begin"/>
        </w:r>
        <w:r>
          <w:instrText xml:space="preserve"> HYPERLINK "https://paperpile.com/c/dg2jLS/I0wy" \h </w:instrText>
        </w:r>
        <w:r>
          <w:fldChar w:fldCharType="separate"/>
        </w:r>
        <w:r>
          <w:rPr>
            <w:color w:val="000000"/>
          </w:rPr>
          <w:t>(48)</w:t>
        </w:r>
        <w:r>
          <w:rPr>
            <w:color w:val="000000"/>
          </w:rPr>
          <w:fldChar w:fldCharType="end"/>
        </w:r>
        <w:r>
          <w:t>, and may affect the representativeness of th</w:t>
        </w:r>
        <w:r>
          <w:t>e sample. Ethnic minorities were less likely to report being tested in our analysis of the UK Biobank data, where one of the strongest factors associated with being tested was the first genetic principal component, which is a marker for ancestry (</w:t>
        </w:r>
        <w:r>
          <w:rPr>
            <w:b/>
          </w:rPr>
          <w:t>Box 3</w:t>
        </w:r>
        <w:r>
          <w:t>). T</w:t>
        </w:r>
        <w:r>
          <w:t>hus, this could present as above, with ethnic minorities’ presentation to medical care being conditional on more severe symptoms.</w:t>
        </w:r>
      </w:ins>
    </w:p>
    <w:p w14:paraId="7FC2D3F9" w14:textId="77777777" w:rsidR="007E6C1E" w:rsidRDefault="007E6C1E">
      <w:pPr>
        <w:rPr>
          <w:ins w:id="346" w:author="Author" w:date="2020-08-24T22:19:00Z"/>
          <w:b/>
        </w:rPr>
      </w:pPr>
    </w:p>
    <w:p w14:paraId="704AF509" w14:textId="77777777" w:rsidR="007E6C1E" w:rsidRDefault="00CE0BB1">
      <w:pPr>
        <w:rPr>
          <w:ins w:id="347" w:author="Author" w:date="2020-08-24T22:19:00Z"/>
        </w:rPr>
      </w:pPr>
      <w:ins w:id="348" w:author="Author" w:date="2020-08-24T22:19:00Z">
        <w:r>
          <w:rPr>
            <w:b/>
          </w:rPr>
          <w:t xml:space="preserve">Frailty: </w:t>
        </w:r>
        <w:r>
          <w:t>Defined here as greater susceptibility to adverse COVID-19 outcomes, frailty is more likely to be present in certain</w:t>
        </w:r>
        <w:r>
          <w:t xml:space="preserve"> groups of the population, such as older adults in long-term care or assisted living facilities, those with pre-existing medical conditions, obese groups, and smokers. </w:t>
        </w:r>
        <w:r>
          <w:lastRenderedPageBreak/>
          <w:t>These factors are likely to strongly predict hospitalisation. At the same time, COVID-19</w:t>
        </w:r>
        <w:r>
          <w:t xml:space="preserve"> infection and severity likely have an influence on hospitalisation </w:t>
        </w:r>
        <w:r>
          <w:fldChar w:fldCharType="begin"/>
        </w:r>
        <w:r>
          <w:instrText xml:space="preserve"> HYPERLINK "https://paperpile.com/c/dg2jLS/tHZf+s4ip+2RyR+Js5b" \h </w:instrText>
        </w:r>
        <w:r>
          <w:fldChar w:fldCharType="separate"/>
        </w:r>
        <w:r>
          <w:rPr>
            <w:color w:val="000000"/>
          </w:rPr>
          <w:t>(8–10,34)</w:t>
        </w:r>
        <w:r>
          <w:rPr>
            <w:color w:val="000000"/>
          </w:rPr>
          <w:fldChar w:fldCharType="end"/>
        </w:r>
        <w:r>
          <w:t xml:space="preserve">, meaning investigating these factors </w:t>
        </w:r>
        <w:r>
          <w:rPr>
            <w:i/>
          </w:rPr>
          <w:t xml:space="preserve">within </w:t>
        </w:r>
        <w:r>
          <w:t>hospitalised patients may induce collider bias. Additionally, gr</w:t>
        </w:r>
        <w:r>
          <w:t xml:space="preserve">oups may be treated differently in terms of reporting on COVID-19 in different countries </w:t>
        </w:r>
        <w:r>
          <w:fldChar w:fldCharType="begin"/>
        </w:r>
        <w:r>
          <w:instrText xml:space="preserve"> HYPERLINK "https://paperpile.com/c/dg2jLS/v5Ax" \h </w:instrText>
        </w:r>
        <w:r>
          <w:fldChar w:fldCharType="separate"/>
        </w:r>
        <w:r>
          <w:rPr>
            <w:color w:val="000000"/>
          </w:rPr>
          <w:t>(49)</w:t>
        </w:r>
        <w:r>
          <w:rPr>
            <w:color w:val="000000"/>
          </w:rPr>
          <w:fldChar w:fldCharType="end"/>
        </w:r>
        <w:r>
          <w:t>. For example, in the UK early reports of deaths “due to COVID-19” may have been conflated with deaths “whil</w:t>
        </w:r>
        <w:r>
          <w:t xml:space="preserve">e infected with COVID-19” </w:t>
        </w:r>
        <w:r>
          <w:fldChar w:fldCharType="begin"/>
        </w:r>
        <w:r>
          <w:instrText xml:space="preserve"> HYPERLINK "https://paperpile.com/c/dg2jLS/kcUs" \h </w:instrText>
        </w:r>
        <w:r>
          <w:fldChar w:fldCharType="separate"/>
        </w:r>
        <w:r>
          <w:rPr>
            <w:color w:val="000000"/>
          </w:rPr>
          <w:t>(50)</w:t>
        </w:r>
        <w:r>
          <w:rPr>
            <w:color w:val="000000"/>
          </w:rPr>
          <w:fldChar w:fldCharType="end"/>
        </w:r>
        <w:r>
          <w:t>. Individuals at high risk are more likely to be tested in general, but specific demographics at high risk such as those in long-term care or assisted living facilities ha</w:t>
        </w:r>
        <w:r>
          <w:t xml:space="preserve">ve been less likely to be sampled by many studies </w:t>
        </w:r>
        <w:r>
          <w:fldChar w:fldCharType="begin"/>
        </w:r>
        <w:r>
          <w:instrText xml:space="preserve"> HYPERLINK "https://paperpile.com/c/dg2jLS/v5Ax" \h </w:instrText>
        </w:r>
        <w:r>
          <w:fldChar w:fldCharType="separate"/>
        </w:r>
        <w:r>
          <w:rPr>
            <w:color w:val="000000"/>
          </w:rPr>
          <w:t>(49)</w:t>
        </w:r>
        <w:r>
          <w:rPr>
            <w:color w:val="000000"/>
          </w:rPr>
          <w:fldChar w:fldCharType="end"/>
        </w:r>
        <w:r>
          <w:t>. Frailty also predicts hospitalisation differentially across different groups, for instance, an older individual with very severe COVID-19 symptom</w:t>
        </w:r>
        <w:r>
          <w:t xml:space="preserve">s in an assisted living facility may not be taken to hospital where a younger individual would </w:t>
        </w:r>
        <w:r>
          <w:fldChar w:fldCharType="begin"/>
        </w:r>
        <w:r>
          <w:instrText xml:space="preserve"> HYPERLINK "https://paperpile.com/c/dg2jLS/T0p7" \h </w:instrText>
        </w:r>
        <w:r>
          <w:fldChar w:fldCharType="separate"/>
        </w:r>
        <w:r>
          <w:rPr>
            <w:color w:val="000000"/>
          </w:rPr>
          <w:t>(51)</w:t>
        </w:r>
        <w:r>
          <w:rPr>
            <w:color w:val="000000"/>
          </w:rPr>
          <w:fldChar w:fldCharType="end"/>
        </w:r>
        <w:r>
          <w:t>.</w:t>
        </w:r>
      </w:ins>
    </w:p>
    <w:p w14:paraId="06A74499" w14:textId="77777777" w:rsidR="007E6C1E" w:rsidRDefault="007E6C1E">
      <w:pPr>
        <w:pStyle w:val="Heading3"/>
        <w:rPr>
          <w:ins w:id="349" w:author="Author" w:date="2020-08-24T22:19:00Z"/>
        </w:rPr>
      </w:pPr>
      <w:bookmarkStart w:id="350" w:name="_gx5drl5xak3e" w:colFirst="0" w:colLast="0"/>
      <w:bookmarkEnd w:id="350"/>
    </w:p>
    <w:p w14:paraId="68E50423" w14:textId="77777777" w:rsidR="0046157E" w:rsidRDefault="00CE0BB1">
      <w:pPr>
        <w:pStyle w:val="Heading3"/>
        <w:rPr>
          <w:del w:id="351" w:author="Author" w:date="2020-08-24T22:19:00Z"/>
        </w:rPr>
      </w:pPr>
      <w:bookmarkStart w:id="352" w:name="_3z2eykferxx"/>
      <w:bookmarkEnd w:id="352"/>
      <w:r>
        <w:rPr>
          <w:rPrChange w:id="353" w:author="Author" w:date="2020-08-24T22:19:00Z">
            <w:rPr/>
          </w:rPrChange>
        </w:rPr>
        <w:t>Place of residence and social connectedness</w:t>
      </w:r>
    </w:p>
    <w:p w14:paraId="59FF4B77" w14:textId="228542DC" w:rsidR="007E6C1E" w:rsidRDefault="00CE0BB1">
      <w:ins w:id="354" w:author="Author" w:date="2020-08-24T22:19:00Z">
        <w:r>
          <w:rPr>
            <w:b/>
          </w:rPr>
          <w:t>:</w:t>
        </w:r>
        <w:r>
          <w:t xml:space="preserve"> </w:t>
        </w:r>
      </w:ins>
      <w:r>
        <w:t>A number of more distal or indirect influences on sample selection likely exist. People with better access to healthcare services may be more likely to be tested than those with poorer access. Those in areas with a greater number of medical services or be</w:t>
      </w:r>
      <w:r>
        <w:t xml:space="preserve">tter public transport may find it easier to access services for testing, while those in areas with </w:t>
      </w:r>
      <w:del w:id="355" w:author="Author" w:date="2020-08-24T22:19:00Z">
        <w:r w:rsidR="00F00BA8">
          <w:delText xml:space="preserve">lower local </w:delText>
        </w:r>
      </w:del>
      <w:ins w:id="356" w:author="Author" w:date="2020-08-24T22:19:00Z">
        <w:r>
          <w:t xml:space="preserve">less access to </w:t>
        </w:r>
      </w:ins>
      <w:r>
        <w:t xml:space="preserve">medical </w:t>
      </w:r>
      <w:del w:id="357" w:author="Author" w:date="2020-08-24T22:19:00Z">
        <w:r w:rsidR="00F00BA8">
          <w:delText>service utilisation</w:delText>
        </w:r>
      </w:del>
      <w:ins w:id="358" w:author="Author" w:date="2020-08-24T22:19:00Z">
        <w:r>
          <w:t>services</w:t>
        </w:r>
      </w:ins>
      <w:r>
        <w:t xml:space="preserve"> may be more likely to be tested </w:t>
      </w:r>
      <w:del w:id="359" w:author="Author" w:date="2020-08-24T22:19:00Z">
        <w:r w:rsidR="00F00BA8">
          <w:delText xml:space="preserve">as a function of service capacity </w:delText>
        </w:r>
      </w:del>
      <w:r>
        <w:fldChar w:fldCharType="begin"/>
      </w:r>
      <w:r>
        <w:instrText xml:space="preserve"> HYPERLINK "https://paperpile.com/c/dg2jLS/FuEu" \h </w:instrText>
      </w:r>
      <w:r>
        <w:fldChar w:fldCharType="separate"/>
      </w:r>
      <w:r>
        <w:rPr>
          <w:color w:val="000000"/>
        </w:rPr>
        <w:t>(</w:t>
      </w:r>
      <w:del w:id="360" w:author="Author" w:date="2020-08-24T22:19:00Z">
        <w:r w:rsidR="00F00BA8">
          <w:rPr>
            <w:color w:val="000000"/>
          </w:rPr>
          <w:delText>37</w:delText>
        </w:r>
      </w:del>
      <w:ins w:id="361" w:author="Author" w:date="2020-08-24T22:19:00Z">
        <w:r>
          <w:rPr>
            <w:color w:val="000000"/>
          </w:rPr>
          <w:t>52</w:t>
        </w:r>
      </w:ins>
      <w:r>
        <w:rPr>
          <w:color w:val="000000"/>
        </w:rPr>
        <w:t>)</w:t>
      </w:r>
      <w:r>
        <w:rPr>
          <w:color w:val="000000"/>
        </w:rPr>
        <w:fldChar w:fldCharType="end"/>
      </w:r>
      <w:r>
        <w:t>. People living in areas with stro</w:t>
      </w:r>
      <w:r>
        <w:t>nger spatial or social ties to existing outbreaks may also be more likely to be tested due to increased medical vigilance in those areas. Family and community support networks are also likely to influence access to medical care, for instance, those with ca</w:t>
      </w:r>
      <w:r>
        <w:t xml:space="preserve">ring responsibilities and weak support networks may be less able to seek medical attention </w:t>
      </w:r>
      <w:r>
        <w:fldChar w:fldCharType="begin"/>
      </w:r>
      <w:r>
        <w:instrText xml:space="preserve"> HYPERLINK "https://paperpile.com/c/dg2jLS/K0er" \h </w:instrText>
      </w:r>
      <w:r>
        <w:fldChar w:fldCharType="separate"/>
      </w:r>
      <w:r>
        <w:rPr>
          <w:color w:val="000000"/>
        </w:rPr>
        <w:t>(</w:t>
      </w:r>
      <w:del w:id="362" w:author="Author" w:date="2020-08-24T22:19:00Z">
        <w:r w:rsidR="00F00BA8">
          <w:rPr>
            <w:color w:val="000000"/>
          </w:rPr>
          <w:delText>38</w:delText>
        </w:r>
      </w:del>
      <w:ins w:id="363" w:author="Author" w:date="2020-08-24T22:19:00Z">
        <w:r>
          <w:rPr>
            <w:color w:val="000000"/>
          </w:rPr>
          <w:t>53</w:t>
        </w:r>
      </w:ins>
      <w:r>
        <w:rPr>
          <w:color w:val="000000"/>
        </w:rPr>
        <w:t>)</w:t>
      </w:r>
      <w:r>
        <w:rPr>
          <w:color w:val="000000"/>
        </w:rPr>
        <w:fldChar w:fldCharType="end"/>
      </w:r>
      <w:del w:id="364" w:author="Author" w:date="2020-08-24T22:19:00Z">
        <w:r w:rsidR="00F00BA8">
          <w:delText>.</w:delText>
        </w:r>
      </w:del>
      <w:ins w:id="365" w:author="Author" w:date="2020-08-24T22:19:00Z">
        <w:r>
          <w:t>. Connectedness is perhaps most likely to bias testing sampling frames, as testing is conditional on aware</w:t>
        </w:r>
        <w:r>
          <w:t>ness and access. However, it may also bias all three major sampling frames through a similar mechanism to symptom recognition.</w:t>
        </w:r>
      </w:ins>
    </w:p>
    <w:p w14:paraId="31FF02AD" w14:textId="77777777" w:rsidR="007E6C1E" w:rsidRDefault="007E6C1E"/>
    <w:p w14:paraId="6D62BAC0" w14:textId="77777777" w:rsidR="0046157E" w:rsidRDefault="00F00BA8">
      <w:pPr>
        <w:pStyle w:val="Heading3"/>
        <w:rPr>
          <w:del w:id="366" w:author="Author" w:date="2020-08-24T22:19:00Z"/>
        </w:rPr>
      </w:pPr>
      <w:bookmarkStart w:id="367" w:name="_z8l5dk92bnb6"/>
      <w:bookmarkEnd w:id="367"/>
      <w:del w:id="368" w:author="Author" w:date="2020-08-24T22:19:00Z">
        <w:r>
          <w:delText>Frailty</w:delText>
        </w:r>
      </w:del>
    </w:p>
    <w:p w14:paraId="7FA346DD" w14:textId="77777777" w:rsidR="0046157E" w:rsidRDefault="00F00BA8">
      <w:pPr>
        <w:rPr>
          <w:del w:id="369" w:author="Author" w:date="2020-08-24T22:19:00Z"/>
        </w:rPr>
      </w:pPr>
      <w:del w:id="370" w:author="Author" w:date="2020-08-24T22:19:00Z">
        <w:r>
          <w:delText xml:space="preserve">Some groups of the population, such as elderly in care homes, are treated differently in terms of reporting on COVID-19 in different countries </w:delText>
        </w:r>
        <w:r w:rsidR="00CE0BB1">
          <w:fldChar w:fldCharType="begin"/>
        </w:r>
        <w:r w:rsidR="00CE0BB1">
          <w:delInstrText xml:space="preserve"> HYPERLINK "https://paperpile.com/c/dg2jLS/v5Ax" \h </w:delInstrText>
        </w:r>
        <w:r w:rsidR="00CE0BB1">
          <w:fldChar w:fldCharType="separate"/>
        </w:r>
        <w:r>
          <w:rPr>
            <w:color w:val="000000"/>
          </w:rPr>
          <w:delText>(39)</w:delText>
        </w:r>
        <w:r w:rsidR="00CE0BB1">
          <w:rPr>
            <w:color w:val="000000"/>
          </w:rPr>
          <w:fldChar w:fldCharType="end"/>
        </w:r>
        <w:r>
          <w:delText xml:space="preserve">. For example in the UK early reports of deaths “due to COVID-19” may have been conflated with deaths “while infected with COVID-19” </w:delText>
        </w:r>
        <w:r w:rsidR="00CE0BB1">
          <w:fldChar w:fldCharType="begin"/>
        </w:r>
        <w:r w:rsidR="00CE0BB1">
          <w:delInstrText xml:space="preserve"> HYPERLINK "https://paperpile.com/c/dg2jLS/kcUs" \h </w:delInstrText>
        </w:r>
        <w:r w:rsidR="00CE0BB1">
          <w:fldChar w:fldCharType="separate"/>
        </w:r>
        <w:r>
          <w:rPr>
            <w:color w:val="000000"/>
          </w:rPr>
          <w:delText>(40)</w:delText>
        </w:r>
        <w:r w:rsidR="00CE0BB1">
          <w:rPr>
            <w:color w:val="000000"/>
          </w:rPr>
          <w:fldChar w:fldCharType="end"/>
        </w:r>
        <w:r>
          <w:delText>. Individuals at high risk are more likely to be tested in general, but specific demographics at high risk such as those in care homes have been liable to under-representation. A challenge that arises with trying to evaluate the problem of collider bias is that it may be difficult to ascertain if particular groups with COVID-19 are being over or under represented in the selected sample, making sensitivity analysis difficult.</w:delText>
        </w:r>
      </w:del>
    </w:p>
    <w:p w14:paraId="35E29AE0" w14:textId="77777777" w:rsidR="0046157E" w:rsidRDefault="00F00BA8">
      <w:pPr>
        <w:pStyle w:val="Heading2"/>
        <w:rPr>
          <w:del w:id="371" w:author="Author" w:date="2020-08-24T22:19:00Z"/>
        </w:rPr>
      </w:pPr>
      <w:del w:id="372" w:author="Author" w:date="2020-08-24T22:19:00Z">
        <w:r>
          <w:delText>Sample selection pressures for voluntary self-reporting</w:delText>
        </w:r>
      </w:del>
    </w:p>
    <w:p w14:paraId="515C5053" w14:textId="77777777" w:rsidR="0046157E" w:rsidRDefault="00F00BA8">
      <w:pPr>
        <w:rPr>
          <w:del w:id="373" w:author="Author" w:date="2020-08-24T22:19:00Z"/>
        </w:rPr>
      </w:pPr>
      <w:del w:id="374" w:author="Author" w:date="2020-08-24T22:19:00Z">
        <w:r>
          <w:delText>Sample selection pressures for voluntary self-reporting COVID-19 efforts are likely distinct from those for COVID-19 testing.</w:delText>
        </w:r>
      </w:del>
    </w:p>
    <w:p w14:paraId="5D826EE5" w14:textId="77777777" w:rsidR="0046157E" w:rsidRDefault="0046157E">
      <w:pPr>
        <w:rPr>
          <w:del w:id="375" w:author="Author" w:date="2020-08-24T22:19:00Z"/>
        </w:rPr>
      </w:pPr>
    </w:p>
    <w:p w14:paraId="6FE532DC" w14:textId="77777777" w:rsidR="0046157E" w:rsidRDefault="00CE0BB1">
      <w:pPr>
        <w:pStyle w:val="Heading3"/>
        <w:rPr>
          <w:del w:id="376" w:author="Author" w:date="2020-08-24T22:19:00Z"/>
        </w:rPr>
      </w:pPr>
      <w:bookmarkStart w:id="377" w:name="_nlr7gqnkn0kg"/>
      <w:bookmarkEnd w:id="377"/>
      <w:r>
        <w:rPr>
          <w:rPrChange w:id="378" w:author="Author" w:date="2020-08-24T22:19:00Z">
            <w:rPr/>
          </w:rPrChange>
        </w:rPr>
        <w:t xml:space="preserve">Internet access and </w:t>
      </w:r>
      <w:del w:id="379" w:author="Author" w:date="2020-08-24T22:19:00Z">
        <w:r w:rsidR="00F00BA8">
          <w:delText>Technological Engagement</w:delText>
        </w:r>
      </w:del>
    </w:p>
    <w:p w14:paraId="1F1676A6" w14:textId="3A7C66CA" w:rsidR="007E6C1E" w:rsidRDefault="00CE0BB1">
      <w:ins w:id="380" w:author="Author" w:date="2020-08-24T22:19:00Z">
        <w:r>
          <w:rPr>
            <w:b/>
          </w:rPr>
          <w:t>technological engagement:</w:t>
        </w:r>
        <w:r>
          <w:t xml:space="preserve"> This will primarily bias voluntary recruitment via apps, although may also be associated with increased awareness and bias testing via the symptom recognition pathway. </w:t>
        </w:r>
      </w:ins>
      <w:r>
        <w:t xml:space="preserve">Sample recruitment via internet applications </w:t>
      </w:r>
      <w:del w:id="381" w:author="Author" w:date="2020-08-24T22:19:00Z">
        <w:r w:rsidR="00F00BA8">
          <w:delText>has been shown</w:delText>
        </w:r>
      </w:del>
      <w:ins w:id="382" w:author="Author" w:date="2020-08-24T22:19:00Z">
        <w:r>
          <w:t>is known</w:t>
        </w:r>
      </w:ins>
      <w:r>
        <w:t xml:space="preserve"> to under-represent certain groups</w:t>
      </w:r>
      <w:r>
        <w:t xml:space="preserve"> </w:t>
      </w:r>
      <w:r>
        <w:fldChar w:fldCharType="begin"/>
      </w:r>
      <w:r>
        <w:instrText xml:space="preserve"> HYPERLINK "https://paperpile.com/c/dg2jLS/iSxQ+YSd5" \h </w:instrText>
      </w:r>
      <w:r>
        <w:fldChar w:fldCharType="separate"/>
      </w:r>
      <w:r>
        <w:rPr>
          <w:color w:val="000000"/>
        </w:rPr>
        <w:t>(</w:t>
      </w:r>
      <w:del w:id="383" w:author="Author" w:date="2020-08-24T22:19:00Z">
        <w:r w:rsidR="00F00BA8">
          <w:rPr>
            <w:color w:val="000000"/>
          </w:rPr>
          <w:delText>26,41</w:delText>
        </w:r>
      </w:del>
      <w:ins w:id="384" w:author="Author" w:date="2020-08-24T22:19:00Z">
        <w:r>
          <w:rPr>
            <w:color w:val="000000"/>
          </w:rPr>
          <w:t>32,54</w:t>
        </w:r>
      </w:ins>
      <w:r>
        <w:rPr>
          <w:color w:val="000000"/>
        </w:rPr>
        <w:t>)</w:t>
      </w:r>
      <w:r>
        <w:rPr>
          <w:color w:val="000000"/>
        </w:rPr>
        <w:fldChar w:fldCharType="end"/>
      </w:r>
      <w:r>
        <w:t xml:space="preserve">. Furthermore, </w:t>
      </w:r>
      <w:ins w:id="385" w:author="Author" w:date="2020-08-24T22:19:00Z">
        <w:r>
          <w:t xml:space="preserve">this varies by sampling design, where </w:t>
        </w:r>
      </w:ins>
      <w:r>
        <w:t>voluntary</w:t>
      </w:r>
      <w:ins w:id="386" w:author="Author" w:date="2020-08-24T22:19:00Z">
        <w:r>
          <w:t xml:space="preserve"> or</w:t>
        </w:r>
      </w:ins>
      <w:r>
        <w:t xml:space="preserve"> “pull-in” data collection methods have been shown to produce more engaged but less representative samples than </w:t>
      </w:r>
      <w:del w:id="387" w:author="Author" w:date="2020-08-24T22:19:00Z">
        <w:r w:rsidR="00F00BA8">
          <w:delText xml:space="preserve">“push out” </w:delText>
        </w:r>
      </w:del>
      <w:r>
        <w:t>advertiseme</w:t>
      </w:r>
      <w:r>
        <w:t xml:space="preserve">nt </w:t>
      </w:r>
      <w:ins w:id="388" w:author="Author" w:date="2020-08-24T22:19:00Z">
        <w:r>
          <w:t xml:space="preserve">based or “push out” </w:t>
        </w:r>
      </w:ins>
      <w:r>
        <w:t xml:space="preserve">methods </w:t>
      </w:r>
      <w:r>
        <w:fldChar w:fldCharType="begin"/>
      </w:r>
      <w:r>
        <w:instrText xml:space="preserve"> HYPERLINK "https://paperpile.com/c/dg2jLS/ZVGr" \h </w:instrText>
      </w:r>
      <w:r>
        <w:fldChar w:fldCharType="separate"/>
      </w:r>
      <w:r>
        <w:rPr>
          <w:color w:val="000000"/>
        </w:rPr>
        <w:t>(</w:t>
      </w:r>
      <w:del w:id="389" w:author="Author" w:date="2020-08-24T22:19:00Z">
        <w:r w:rsidR="00F00BA8">
          <w:rPr>
            <w:color w:val="000000"/>
          </w:rPr>
          <w:delText>27</w:delText>
        </w:r>
      </w:del>
      <w:ins w:id="390" w:author="Author" w:date="2020-08-24T22:19:00Z">
        <w:r>
          <w:rPr>
            <w:color w:val="000000"/>
          </w:rPr>
          <w:t>33</w:t>
        </w:r>
      </w:ins>
      <w:r>
        <w:rPr>
          <w:color w:val="000000"/>
        </w:rPr>
        <w:t>)</w:t>
      </w:r>
      <w:r>
        <w:rPr>
          <w:color w:val="000000"/>
        </w:rPr>
        <w:fldChar w:fldCharType="end"/>
      </w:r>
      <w:r>
        <w:t>. These</w:t>
      </w:r>
      <w:ins w:id="391" w:author="Author" w:date="2020-08-24T22:19:00Z">
        <w:r>
          <w:t xml:space="preserve"> more engaged</w:t>
        </w:r>
      </w:ins>
      <w:r>
        <w:t xml:space="preserve"> groups likely have greater access to electronic methods of data collection, and greater engagement in social media campaigns that are designed to</w:t>
      </w:r>
      <w:r>
        <w:t xml:space="preserve"> recruit participants. As such, younger people are more likely to be over-represented in app based voluntary participation studies </w:t>
      </w:r>
      <w:r>
        <w:fldChar w:fldCharType="begin"/>
      </w:r>
      <w:r>
        <w:instrText xml:space="preserve"> HYPERLINK "https://paperpile.com/c/dg2jLS/6Y7Z" \h </w:instrText>
      </w:r>
      <w:r>
        <w:fldChar w:fldCharType="separate"/>
      </w:r>
      <w:r>
        <w:rPr>
          <w:color w:val="000000"/>
        </w:rPr>
        <w:t>(</w:t>
      </w:r>
      <w:del w:id="392" w:author="Author" w:date="2020-08-24T22:19:00Z">
        <w:r w:rsidR="00F00BA8">
          <w:rPr>
            <w:color w:val="000000"/>
          </w:rPr>
          <w:delText>23</w:delText>
        </w:r>
      </w:del>
      <w:ins w:id="393" w:author="Author" w:date="2020-08-24T22:19:00Z">
        <w:r>
          <w:rPr>
            <w:color w:val="000000"/>
          </w:rPr>
          <w:t>29</w:t>
        </w:r>
      </w:ins>
      <w:r>
        <w:rPr>
          <w:color w:val="000000"/>
        </w:rPr>
        <w:t>)</w:t>
      </w:r>
      <w:r>
        <w:rPr>
          <w:color w:val="000000"/>
        </w:rPr>
        <w:fldChar w:fldCharType="end"/>
      </w:r>
      <w:r>
        <w:t xml:space="preserve">. </w:t>
      </w:r>
    </w:p>
    <w:p w14:paraId="3BD282F1" w14:textId="77777777" w:rsidR="007E6C1E" w:rsidRDefault="007E6C1E"/>
    <w:p w14:paraId="51801EC3" w14:textId="77777777" w:rsidR="0046157E" w:rsidRDefault="00CE0BB1">
      <w:pPr>
        <w:pStyle w:val="Heading3"/>
        <w:rPr>
          <w:del w:id="394" w:author="Author" w:date="2020-08-24T22:19:00Z"/>
        </w:rPr>
      </w:pPr>
      <w:bookmarkStart w:id="395" w:name="_h5ocgyirtv79"/>
      <w:bookmarkEnd w:id="395"/>
      <w:r>
        <w:rPr>
          <w:rPrChange w:id="396" w:author="Author" w:date="2020-08-24T22:19:00Z">
            <w:rPr/>
          </w:rPrChange>
        </w:rPr>
        <w:t>Medical and scientific interest</w:t>
      </w:r>
    </w:p>
    <w:p w14:paraId="15F619B7" w14:textId="2FBEC707" w:rsidR="007E6C1E" w:rsidRDefault="00F00BA8">
      <w:del w:id="397" w:author="Author" w:date="2020-08-24T22:19:00Z">
        <w:r>
          <w:delText>Voluntary participation studies</w:delText>
        </w:r>
      </w:del>
      <w:ins w:id="398" w:author="Author" w:date="2020-08-24T22:19:00Z">
        <w:r w:rsidR="00CE0BB1">
          <w:rPr>
            <w:b/>
          </w:rPr>
          <w:t>:</w:t>
        </w:r>
        <w:r w:rsidR="00CE0BB1">
          <w:t xml:space="preserve"> Studies recruiting voluntary </w:t>
        </w:r>
        <w:r w:rsidR="00CE0BB1">
          <w:t>samples may be biased as they</w:t>
        </w:r>
      </w:ins>
      <w:r w:rsidR="00CE0BB1">
        <w:t xml:space="preserve"> are likely to contain a disproportionate amount of people who have a strong medical or scientific interest. It is likely that these people will themselves have greater health awareness, healthier behaviour, be more educated, a</w:t>
      </w:r>
      <w:r w:rsidR="00CE0BB1">
        <w:t xml:space="preserve">nd have higher incomes </w:t>
      </w:r>
      <w:r w:rsidR="00CE0BB1">
        <w:fldChar w:fldCharType="begin"/>
      </w:r>
      <w:r w:rsidR="00CE0BB1">
        <w:instrText xml:space="preserve"> HYPERLINK "https://paperpile.com/c/dg2jLS/mz5j+pspH" \h </w:instrText>
      </w:r>
      <w:r w:rsidR="00CE0BB1">
        <w:fldChar w:fldCharType="separate"/>
      </w:r>
      <w:r w:rsidR="00CE0BB1">
        <w:rPr>
          <w:color w:val="000000"/>
        </w:rPr>
        <w:t>(</w:t>
      </w:r>
      <w:del w:id="399" w:author="Author" w:date="2020-08-24T22:19:00Z">
        <w:r>
          <w:rPr>
            <w:color w:val="000000"/>
          </w:rPr>
          <w:delText>25,42</w:delText>
        </w:r>
      </w:del>
      <w:ins w:id="400" w:author="Author" w:date="2020-08-24T22:19:00Z">
        <w:r w:rsidR="00CE0BB1">
          <w:rPr>
            <w:color w:val="000000"/>
          </w:rPr>
          <w:t>31,55</w:t>
        </w:r>
      </w:ins>
      <w:r w:rsidR="00CE0BB1">
        <w:rPr>
          <w:color w:val="000000"/>
        </w:rPr>
        <w:t>)</w:t>
      </w:r>
      <w:r w:rsidR="00CE0BB1">
        <w:rPr>
          <w:color w:val="000000"/>
        </w:rPr>
        <w:fldChar w:fldCharType="end"/>
      </w:r>
      <w:r w:rsidR="00CE0BB1">
        <w:t xml:space="preserve">. </w:t>
      </w:r>
    </w:p>
    <w:p w14:paraId="1D4543DF" w14:textId="77777777" w:rsidR="007E6C1E" w:rsidRDefault="007E6C1E"/>
    <w:p w14:paraId="44E62B03" w14:textId="77777777" w:rsidR="0046157E" w:rsidRDefault="00F00BA8">
      <w:pPr>
        <w:pStyle w:val="Heading3"/>
        <w:rPr>
          <w:del w:id="401" w:author="Author" w:date="2020-08-24T22:19:00Z"/>
        </w:rPr>
      </w:pPr>
      <w:bookmarkStart w:id="402" w:name="_fetrg1hmszhv"/>
      <w:bookmarkEnd w:id="402"/>
      <w:del w:id="403" w:author="Author" w:date="2020-08-24T22:19:00Z">
        <w:r>
          <w:delText>Ethnicity</w:delText>
        </w:r>
      </w:del>
    </w:p>
    <w:p w14:paraId="4D0CF944" w14:textId="77777777" w:rsidR="0046157E" w:rsidRDefault="00F00BA8">
      <w:pPr>
        <w:rPr>
          <w:del w:id="404" w:author="Author" w:date="2020-08-24T22:19:00Z"/>
        </w:rPr>
      </w:pPr>
      <w:del w:id="405" w:author="Author" w:date="2020-08-24T22:19:00Z">
        <w:r>
          <w:delText xml:space="preserve">Some groups may experience barriers into voluntary participation of scientific studies due to </w:delText>
        </w:r>
      </w:del>
    </w:p>
    <w:p w14:paraId="05C3841E" w14:textId="77777777" w:rsidR="0046157E" w:rsidRDefault="00F00BA8">
      <w:pPr>
        <w:rPr>
          <w:del w:id="406" w:author="Author" w:date="2020-08-24T22:19:00Z"/>
        </w:rPr>
      </w:pPr>
      <w:del w:id="407" w:author="Author" w:date="2020-08-24T22:19:00Z">
        <w:r>
          <w:delText>many factors, for example language, cultural norms or access to information.</w:delText>
        </w:r>
      </w:del>
    </w:p>
    <w:p w14:paraId="38B02148" w14:textId="77777777" w:rsidR="0046157E" w:rsidRDefault="0046157E">
      <w:pPr>
        <w:rPr>
          <w:del w:id="408" w:author="Author" w:date="2020-08-24T22:19:00Z"/>
        </w:rPr>
      </w:pPr>
    </w:p>
    <w:p w14:paraId="054972F2" w14:textId="57F98B57" w:rsidR="007E6C1E" w:rsidRDefault="00CE0BB1">
      <w:r>
        <w:t>Many of the factors for being tested or being included in datasets described here are borne out in the analysis of the UK Biobank test data (</w:t>
      </w:r>
      <w:r>
        <w:rPr>
          <w:b/>
          <w:rPrChange w:id="409" w:author="Author" w:date="2020-08-24T22:19:00Z">
            <w:rPr/>
          </w:rPrChange>
        </w:rPr>
        <w:t xml:space="preserve">Box </w:t>
      </w:r>
      <w:del w:id="410" w:author="Author" w:date="2020-08-24T22:19:00Z">
        <w:r w:rsidR="00F00BA8">
          <w:delText>2).</w:delText>
        </w:r>
      </w:del>
      <w:ins w:id="411" w:author="Author" w:date="2020-08-24T22:19:00Z">
        <w:r>
          <w:rPr>
            <w:b/>
          </w:rPr>
          <w:t>3</w:t>
        </w:r>
        <w:r>
          <w:t>). The key messa</w:t>
        </w:r>
        <w:r>
          <w:t>ge is that when sample recruitment is non-random, there are an incredibly broad range of ways in which that non-randomness can undermine study results.</w:t>
        </w:r>
      </w:ins>
    </w:p>
    <w:p w14:paraId="1B636DB0" w14:textId="77777777" w:rsidR="0046157E" w:rsidRDefault="00F00BA8">
      <w:pPr>
        <w:pStyle w:val="Heading2"/>
        <w:rPr>
          <w:del w:id="412" w:author="Author" w:date="2020-08-24T22:19:00Z"/>
        </w:rPr>
      </w:pPr>
      <w:bookmarkStart w:id="413" w:name="_vu5s0irz5j50" w:colFirst="0" w:colLast="0"/>
      <w:bookmarkStart w:id="414" w:name="_t5zoafl5spc"/>
      <w:bookmarkEnd w:id="413"/>
      <w:bookmarkEnd w:id="414"/>
      <w:del w:id="415" w:author="Author" w:date="2020-08-24T22:19:00Z">
        <w:r>
          <w:lastRenderedPageBreak/>
          <w:delText>Sample selection pressures for hospitalisation</w:delText>
        </w:r>
      </w:del>
    </w:p>
    <w:p w14:paraId="5073ADB0" w14:textId="77777777" w:rsidR="0046157E" w:rsidRDefault="00F00BA8">
      <w:pPr>
        <w:rPr>
          <w:del w:id="416" w:author="Author" w:date="2020-08-24T22:19:00Z"/>
        </w:rPr>
      </w:pPr>
      <w:del w:id="417" w:author="Author" w:date="2020-08-24T22:19:00Z">
        <w:r>
          <w:delText xml:space="preserve">Several of the factors described above are also relevant for selection into samples from hospital admissions. Pre-existing medical conditions, obesity, smoking and age are factors that are of interest to understanding the aetiology of COVID-19, but they also strongly associate with hospitalisation. Different ethnic groups or socio-economic strata may have differential hospital admission rates. At the same time, COVID-19 infection and severity likely have an influence on hospitalisation </w:delText>
        </w:r>
        <w:r w:rsidR="00CE0BB1">
          <w:fldChar w:fldCharType="begin"/>
        </w:r>
        <w:r w:rsidR="00CE0BB1">
          <w:delInstrText xml:space="preserve"> HYPERLINK "https://paperpile</w:delInstrText>
        </w:r>
        <w:r w:rsidR="00CE0BB1">
          <w:delInstrText xml:space="preserve">.com/c/dg2jLS/tHZf+s4ip+2RyR+Js5b" \h </w:delInstrText>
        </w:r>
        <w:r w:rsidR="00CE0BB1">
          <w:fldChar w:fldCharType="separate"/>
        </w:r>
        <w:r>
          <w:rPr>
            <w:color w:val="000000"/>
          </w:rPr>
          <w:delText>(8–10,28)</w:delText>
        </w:r>
        <w:r w:rsidR="00CE0BB1">
          <w:rPr>
            <w:color w:val="000000"/>
          </w:rPr>
          <w:fldChar w:fldCharType="end"/>
        </w:r>
        <w:r>
          <w:delText>. Hence, studies that are based on data derived from hospitalised patients or records are liable to correlations induced between COVID-19 measures and a wide range of clinical measures that do not reflect causal effects or exist in the general population.</w:delText>
        </w:r>
      </w:del>
    </w:p>
    <w:p w14:paraId="00DB0DFC" w14:textId="77777777" w:rsidR="0046157E" w:rsidRDefault="00F00BA8">
      <w:pPr>
        <w:pStyle w:val="Heading1"/>
        <w:rPr>
          <w:del w:id="418" w:author="Author" w:date="2020-08-24T22:19:00Z"/>
        </w:rPr>
      </w:pPr>
      <w:bookmarkStart w:id="419" w:name="_scdr0a6a9zy1" w:colFirst="0" w:colLast="0"/>
      <w:bookmarkEnd w:id="419"/>
      <w:del w:id="420" w:author="Author" w:date="2020-08-24T22:19:00Z">
        <w:r>
          <w:delText>Methods for overcoming collider bias</w:delText>
        </w:r>
      </w:del>
    </w:p>
    <w:p w14:paraId="6DCB527A" w14:textId="77777777" w:rsidR="007E6C1E" w:rsidRDefault="00CE0BB1">
      <w:pPr>
        <w:pStyle w:val="Heading1"/>
        <w:rPr>
          <w:ins w:id="421" w:author="Author" w:date="2020-08-24T22:19:00Z"/>
        </w:rPr>
      </w:pPr>
      <w:ins w:id="422" w:author="Author" w:date="2020-08-24T22:19:00Z">
        <w:r>
          <w:t>Methods for detecting and minimising the effects of collider bias</w:t>
        </w:r>
      </w:ins>
    </w:p>
    <w:p w14:paraId="6EB4363D" w14:textId="77777777" w:rsidR="0046157E" w:rsidRDefault="00CE0BB1">
      <w:pPr>
        <w:rPr>
          <w:del w:id="423" w:author="Author" w:date="2020-08-24T22:19:00Z"/>
        </w:rPr>
      </w:pPr>
      <w:r>
        <w:t>In this section we describe methods to</w:t>
      </w:r>
      <w:r>
        <w:t xml:space="preserve"> either </w:t>
      </w:r>
      <w:ins w:id="424" w:author="Author" w:date="2020-08-24T22:19:00Z">
        <w:r>
          <w:t xml:space="preserve">address collider bias or evaluate the sensitivity of results to collider bias. As with confounding bias, it is generally not possible to prove that any of the methods has </w:t>
        </w:r>
      </w:ins>
      <w:r>
        <w:t xml:space="preserve">overcome </w:t>
      </w:r>
      <w:del w:id="425" w:author="Author" w:date="2020-08-24T22:19:00Z">
        <w:r w:rsidR="00F00BA8">
          <w:delText>bias or evaluate how sensitive any associations could be to collider bias. The primary task in any analysis is to evaluate the extent to which sample selection is likely to have actually occurred. This can be done by comparing means and prevalences in the selected sample against those obtained from external data that represents the target population. Ideally, this would be done for the hypothesised risk factor and outcome, as well as any related variables. If there are even subtle departures in the characteristics of the study sample from the general population then this provides evidence of selective sampling. With respect to analysis of COVID-19 disease risk, one major obstacle to this endeavour is that in most cases the actual prevalence of infection in the general population is unknown, making it impossible to prove an absence of selection through validation.</w:delText>
        </w:r>
      </w:del>
    </w:p>
    <w:p w14:paraId="1291BD1F" w14:textId="77777777" w:rsidR="0046157E" w:rsidRDefault="0046157E">
      <w:pPr>
        <w:rPr>
          <w:del w:id="426" w:author="Author" w:date="2020-08-24T22:19:00Z"/>
        </w:rPr>
      </w:pPr>
    </w:p>
    <w:p w14:paraId="2C2804BD" w14:textId="4FE6D2F7" w:rsidR="007E6C1E" w:rsidRDefault="00F00BA8">
      <w:del w:id="427" w:author="Author" w:date="2020-08-24T22:19:00Z">
        <w:r>
          <w:delText>If a study is at risk of selective sampling, the unfortunate truth is that it is very difficult to prove that any method has resolved issues with collider bias. Sensitivity</w:delText>
        </w:r>
      </w:del>
      <w:ins w:id="428" w:author="Author" w:date="2020-08-24T22:19:00Z">
        <w:r w:rsidR="00CE0BB1">
          <w:t>collider bias. Therefore, sensitivity</w:t>
        </w:r>
      </w:ins>
      <w:r w:rsidR="00CE0BB1">
        <w:t xml:space="preserve"> analyses are </w:t>
      </w:r>
      <w:del w:id="429" w:author="Author" w:date="2020-08-24T22:19:00Z">
        <w:r>
          <w:delText xml:space="preserve">therefore </w:delText>
        </w:r>
      </w:del>
      <w:r w:rsidR="00CE0BB1">
        <w:t xml:space="preserve">crucial in </w:t>
      </w:r>
      <w:del w:id="430" w:author="Author" w:date="2020-08-24T22:19:00Z">
        <w:r>
          <w:delText xml:space="preserve">exploring factors that could be related to selection, and </w:delText>
        </w:r>
      </w:del>
      <w:r w:rsidR="00CE0BB1">
        <w:t>examin</w:t>
      </w:r>
      <w:r w:rsidR="00CE0BB1">
        <w:t xml:space="preserve">ing </w:t>
      </w:r>
      <w:ins w:id="431" w:author="Author" w:date="2020-08-24T22:19:00Z">
        <w:r w:rsidR="00CE0BB1">
          <w:t xml:space="preserve">the </w:t>
        </w:r>
      </w:ins>
      <w:r w:rsidR="00CE0BB1">
        <w:t>robustness of conclusions to plausible selection mechanisms</w:t>
      </w:r>
      <w:del w:id="432" w:author="Author" w:date="2020-08-24T22:19:00Z">
        <w:r>
          <w:delText>.</w:delText>
        </w:r>
      </w:del>
      <w:ins w:id="433" w:author="Author" w:date="2020-08-24T22:19:00Z">
        <w:r w:rsidR="00CE0BB1">
          <w:t xml:space="preserve"> </w:t>
        </w:r>
        <w:r w:rsidR="00CE0BB1">
          <w:fldChar w:fldCharType="begin"/>
        </w:r>
        <w:r w:rsidR="00CE0BB1">
          <w:instrText xml:space="preserve"> HYPERLINK "https://paperpile.com/c/dg2jLS/9qOZ+BBEW" \h </w:instrText>
        </w:r>
        <w:r w:rsidR="00CE0BB1">
          <w:fldChar w:fldCharType="separate"/>
        </w:r>
        <w:r w:rsidR="00CE0BB1">
          <w:rPr>
            <w:color w:val="000000"/>
          </w:rPr>
          <w:t>(18,19)</w:t>
        </w:r>
        <w:r w:rsidR="00CE0BB1">
          <w:rPr>
            <w:color w:val="000000"/>
          </w:rPr>
          <w:fldChar w:fldCharType="end"/>
        </w:r>
        <w:r w:rsidR="00CE0BB1">
          <w:t>.</w:t>
        </w:r>
      </w:ins>
      <w:r w:rsidR="00CE0BB1">
        <w:t xml:space="preserve"> </w:t>
      </w:r>
    </w:p>
    <w:p w14:paraId="164A883A" w14:textId="77777777" w:rsidR="007E6C1E" w:rsidRDefault="007E6C1E"/>
    <w:p w14:paraId="4458CA13" w14:textId="577563E0" w:rsidR="007E6C1E" w:rsidRDefault="00F00BA8">
      <w:del w:id="434" w:author="Author" w:date="2020-08-24T22:19:00Z">
        <w:r>
          <w:delText xml:space="preserve">Several methods exist that do attempt to adjust for collider bias or examine how sensitive the study is to collider bias. The </w:delText>
        </w:r>
      </w:del>
      <w:ins w:id="435" w:author="Author" w:date="2020-08-24T22:19:00Z">
        <w:r w:rsidR="00CE0BB1">
          <w:t xml:space="preserve">A simple, descriptive technique to evaluate the </w:t>
        </w:r>
      </w:ins>
      <w:r w:rsidR="00CE0BB1">
        <w:t xml:space="preserve">likelihood and extent of collider bias induced by sample selection </w:t>
      </w:r>
      <w:del w:id="436" w:author="Author" w:date="2020-08-24T22:19:00Z">
        <w:r>
          <w:delText>can be evaluated by comparing</w:delText>
        </w:r>
      </w:del>
      <w:ins w:id="437" w:author="Author" w:date="2020-08-24T22:19:00Z">
        <w:r w:rsidR="00CE0BB1">
          <w:t>is</w:t>
        </w:r>
        <w:r w:rsidR="00CE0BB1">
          <w:t xml:space="preserve"> to compare means, variances and</w:t>
        </w:r>
      </w:ins>
      <w:r w:rsidR="00CE0BB1">
        <w:t xml:space="preserve"> distributions of variables in the sample with those in the target population (or a representative sample of the target population</w:t>
      </w:r>
      <w:del w:id="438" w:author="Author" w:date="2020-08-24T22:19:00Z">
        <w:r>
          <w:delText>).</w:delText>
        </w:r>
      </w:del>
      <w:ins w:id="439" w:author="Author" w:date="2020-08-24T22:19:00Z">
        <w:r w:rsidR="00CE0BB1">
          <w:t xml:space="preserve">) </w:t>
        </w:r>
        <w:r w:rsidR="00CE0BB1">
          <w:fldChar w:fldCharType="begin"/>
        </w:r>
        <w:r w:rsidR="00CE0BB1">
          <w:instrText xml:space="preserve"> HYPERLINK "https://paperpile.com/c/dg2jLS/fy6a" \h </w:instrText>
        </w:r>
        <w:r w:rsidR="00CE0BB1">
          <w:fldChar w:fldCharType="separate"/>
        </w:r>
        <w:r w:rsidR="00CE0BB1">
          <w:rPr>
            <w:color w:val="000000"/>
          </w:rPr>
          <w:t>(16)</w:t>
        </w:r>
        <w:r w:rsidR="00CE0BB1">
          <w:rPr>
            <w:color w:val="000000"/>
          </w:rPr>
          <w:fldChar w:fldCharType="end"/>
        </w:r>
        <w:r w:rsidR="00CE0BB1">
          <w:t>.</w:t>
        </w:r>
      </w:ins>
      <w:r w:rsidR="00CE0BB1">
        <w:t xml:space="preserve"> This provides information about</w:t>
      </w:r>
      <w:r w:rsidR="00CE0BB1">
        <w:t xml:space="preserve"> the profile of individuals selected into the sample from the target population of interest, such as whether they tend to be older or more likely to have comorbidities. It is particularly valuable to report these comparisons for key variables in the analys</w:t>
      </w:r>
      <w:r w:rsidR="00CE0BB1">
        <w:t xml:space="preserve">is, such as the hypothesised risk factor and outcome, and other variables related to these. </w:t>
      </w:r>
      <w:ins w:id="440" w:author="Author" w:date="2020-08-24T22:19:00Z">
        <w:r w:rsidR="00CE0BB1">
          <w:t>With respect to analysis of COVID-19 disease risk, one major obstacle to this endeavour is that in most cases the actual prevalence of infection in the general popu</w:t>
        </w:r>
        <w:r w:rsidR="00CE0BB1">
          <w:t xml:space="preserve">lation is unknown. While it is encouraging if the sample estimates match their population-level equivalents, it is important to recognise that this does not definitively prove the absence of collider bias </w:t>
        </w:r>
        <w:r w:rsidR="00CE0BB1">
          <w:fldChar w:fldCharType="begin"/>
        </w:r>
        <w:r w:rsidR="00CE0BB1">
          <w:instrText xml:space="preserve"> HYPERLINK "https://paperpile.com/c/dg2jLS/Uz64" </w:instrText>
        </w:r>
        <w:r w:rsidR="00CE0BB1">
          <w:instrText xml:space="preserve">\h </w:instrText>
        </w:r>
        <w:r w:rsidR="00CE0BB1">
          <w:fldChar w:fldCharType="separate"/>
        </w:r>
        <w:r w:rsidR="00CE0BB1">
          <w:rPr>
            <w:color w:val="000000"/>
          </w:rPr>
          <w:t>(56)</w:t>
        </w:r>
        <w:r w:rsidR="00CE0BB1">
          <w:rPr>
            <w:color w:val="000000"/>
          </w:rPr>
          <w:fldChar w:fldCharType="end"/>
        </w:r>
        <w:r w:rsidR="00CE0BB1">
          <w:t>. This is because factors influencing selection could be unmeasured in the study, or factors interact to influence selection and go undetected when comparing marginal distributions.</w:t>
        </w:r>
      </w:ins>
    </w:p>
    <w:p w14:paraId="1D4D0CCD" w14:textId="77777777" w:rsidR="007E6C1E" w:rsidRDefault="007E6C1E"/>
    <w:p w14:paraId="2FF0DC68" w14:textId="15AC1BFA" w:rsidR="007E6C1E" w:rsidRDefault="00F00BA8">
      <w:del w:id="441" w:author="Author" w:date="2020-08-24T22:19:00Z">
        <w:r>
          <w:delText>The</w:delText>
        </w:r>
      </w:del>
      <w:ins w:id="442" w:author="Author" w:date="2020-08-24T22:19:00Z">
        <w:r w:rsidR="00CE0BB1">
          <w:t>Each  method's</w:t>
        </w:r>
      </w:ins>
      <w:r w:rsidR="00CE0BB1">
        <w:t xml:space="preserve"> applicability </w:t>
      </w:r>
      <w:del w:id="443" w:author="Author" w:date="2020-08-24T22:19:00Z">
        <w:r>
          <w:delText>of different methods</w:delText>
        </w:r>
      </w:del>
      <w:ins w:id="444" w:author="Author" w:date="2020-08-24T22:19:00Z">
        <w:r w:rsidR="00CE0BB1">
          <w:t>crucially</w:t>
        </w:r>
      </w:ins>
      <w:r w:rsidR="00CE0BB1">
        <w:t xml:space="preserve"> depends on the data that a</w:t>
      </w:r>
      <w:r w:rsidR="00CE0BB1">
        <w:t>re available on non-participants. These methods can broadly be split into two categories</w:t>
      </w:r>
      <w:del w:id="445" w:author="Author" w:date="2020-08-24T22:19:00Z">
        <w:r>
          <w:delText>: a) where</w:delText>
        </w:r>
      </w:del>
      <w:ins w:id="446" w:author="Author" w:date="2020-08-24T22:19:00Z">
        <w:r w:rsidR="00CE0BB1">
          <w:t xml:space="preserve"> based on</w:t>
        </w:r>
      </w:ins>
      <w:r w:rsidR="00CE0BB1">
        <w:t xml:space="preserve"> the </w:t>
      </w:r>
      <w:del w:id="447" w:author="Author" w:date="2020-08-24T22:19:00Z">
        <w:r>
          <w:delText xml:space="preserve">selected sample is </w:delText>
        </w:r>
      </w:del>
      <w:ins w:id="448" w:author="Author" w:date="2020-08-24T22:19:00Z">
        <w:r w:rsidR="00CE0BB1">
          <w:t xml:space="preserve">available data: </w:t>
        </w:r>
      </w:ins>
      <w:r w:rsidR="00CE0BB1">
        <w:t xml:space="preserve">nested </w:t>
      </w:r>
      <w:del w:id="449" w:author="Author" w:date="2020-08-24T22:19:00Z">
        <w:r>
          <w:delText>within a larger dataset that comprises</w:delText>
        </w:r>
      </w:del>
      <w:ins w:id="450" w:author="Author" w:date="2020-08-24T22:19:00Z">
        <w:r w:rsidR="00CE0BB1">
          <w:t>and non-nested</w:t>
        </w:r>
      </w:ins>
      <w:r w:rsidR="00CE0BB1">
        <w:t xml:space="preserve"> samples</w:t>
      </w:r>
      <w:del w:id="451" w:author="Author" w:date="2020-08-24T22:19:00Z">
        <w:r>
          <w:delText xml:space="preserve"> believed to be </w:delText>
        </w:r>
      </w:del>
      <w:ins w:id="452" w:author="Author" w:date="2020-08-24T22:19:00Z">
        <w:r w:rsidR="00CE0BB1">
          <w:t>. A nested sample refers to the situation when key variables are only measured within a subset of an otherwis</w:t>
        </w:r>
        <w:r w:rsidR="00CE0BB1">
          <w:t xml:space="preserve">e </w:t>
        </w:r>
      </w:ins>
      <w:r w:rsidR="00CE0BB1">
        <w:t xml:space="preserve">representative </w:t>
      </w:r>
      <w:del w:id="453" w:author="Author" w:date="2020-08-24T22:19:00Z">
        <w:r>
          <w:delText xml:space="preserve">of the target population, or b) where </w:delText>
        </w:r>
      </w:del>
      <w:ins w:id="454" w:author="Author" w:date="2020-08-24T22:19:00Z">
        <w:r w:rsidR="00CE0BB1">
          <w:t xml:space="preserve">“super sample”, thus forcing analysis to be restricted to this sub-sample. An example close to this definition is </w:t>
        </w:r>
      </w:ins>
      <w:r w:rsidR="00CE0BB1">
        <w:t xml:space="preserve">the </w:t>
      </w:r>
      <w:del w:id="455" w:author="Author" w:date="2020-08-24T22:19:00Z">
        <w:r>
          <w:delText xml:space="preserve">entire dataset comprises only </w:delText>
        </w:r>
      </w:del>
      <w:ins w:id="456" w:author="Author" w:date="2020-08-24T22:19:00Z">
        <w:r w:rsidR="00CE0BB1">
          <w:t xml:space="preserve">sub-sample of individuals who have received a COVID-19 test nested within </w:t>
        </w:r>
      </w:ins>
      <w:r w:rsidR="00CE0BB1">
        <w:t xml:space="preserve">the </w:t>
      </w:r>
      <w:del w:id="457" w:author="Author" w:date="2020-08-24T22:19:00Z">
        <w:r>
          <w:delText>selected</w:delText>
        </w:r>
      </w:del>
      <w:ins w:id="458" w:author="Author" w:date="2020-08-24T22:19:00Z">
        <w:r w:rsidR="00CE0BB1">
          <w:t>UK Biobank cohort (though, it is clear that</w:t>
        </w:r>
        <w:r w:rsidR="00CE0BB1">
          <w:t xml:space="preserve"> the UK Biobank cohort is itself non-randomly sampled </w:t>
        </w:r>
        <w:r w:rsidR="00CE0BB1">
          <w:fldChar w:fldCharType="begin"/>
        </w:r>
        <w:r w:rsidR="00CE0BB1">
          <w:instrText xml:space="preserve"> HYPERLINK "https://paperpile.com/c/dg2jLS/fy6a" \h </w:instrText>
        </w:r>
        <w:r w:rsidR="00CE0BB1">
          <w:fldChar w:fldCharType="separate"/>
        </w:r>
        <w:r w:rsidR="00CE0BB1">
          <w:rPr>
            <w:color w:val="000000"/>
          </w:rPr>
          <w:t>(16)</w:t>
        </w:r>
        <w:r w:rsidR="00CE0BB1">
          <w:rPr>
            <w:color w:val="000000"/>
          </w:rPr>
          <w:fldChar w:fldCharType="end"/>
        </w:r>
        <w:r w:rsidR="00CE0BB1">
          <w:t>). For nested</w:t>
        </w:r>
      </w:ins>
      <w:r w:rsidR="00CE0BB1">
        <w:t xml:space="preserve"> samples </w:t>
      </w:r>
      <w:del w:id="459" w:author="Author" w:date="2020-08-24T22:19:00Z">
        <w:r>
          <w:delText>used for hypothesis</w:delText>
        </w:r>
      </w:del>
      <w:ins w:id="460" w:author="Author" w:date="2020-08-24T22:19:00Z">
        <w:r w:rsidR="00CE0BB1">
          <w:t>researchers can take advantage of the data available in the representative super-sample. A non-nested sample refers to th</w:t>
        </w:r>
        <w:r w:rsidR="00CE0BB1">
          <w:t xml:space="preserve">e situation when data are only available in an unrepresentative sample. An example of this is samples of hospitalized individuals, in which no data are available on non-hospitalized individuals. It is typically more challenging to address collider bias in </w:t>
        </w:r>
        <w:r w:rsidR="00CE0BB1">
          <w:t>non-nested samples. A guided analysis illustrating both types of sensitivity analyses using UK Biobank data on COVID-19</w:t>
        </w:r>
      </w:ins>
      <w:r w:rsidR="00CE0BB1">
        <w:t xml:space="preserve"> testing </w:t>
      </w:r>
      <w:del w:id="461" w:author="Author" w:date="2020-08-24T22:19:00Z">
        <w:r>
          <w:delText xml:space="preserve">(stand-alone). </w:delText>
        </w:r>
      </w:del>
      <w:ins w:id="462" w:author="Author" w:date="2020-08-24T22:19:00Z">
        <w:r w:rsidR="00CE0BB1">
          <w:t xml:space="preserve">is presented in </w:t>
        </w:r>
        <w:r w:rsidR="00CE0BB1">
          <w:rPr>
            <w:b/>
          </w:rPr>
          <w:t>Supplementary Note 1</w:t>
        </w:r>
        <w:r w:rsidR="00CE0BB1">
          <w:t>.</w:t>
        </w:r>
      </w:ins>
    </w:p>
    <w:p w14:paraId="464443A5" w14:textId="06B9F448" w:rsidR="007E6C1E" w:rsidRDefault="00CE0BB1">
      <w:pPr>
        <w:pStyle w:val="Heading2"/>
      </w:pPr>
      <w:bookmarkStart w:id="463" w:name="_5qn3crjfw02h" w:colFirst="0" w:colLast="0"/>
      <w:bookmarkEnd w:id="463"/>
      <w:r>
        <w:t xml:space="preserve">Nested </w:t>
      </w:r>
      <w:del w:id="464" w:author="Author" w:date="2020-08-24T22:19:00Z">
        <w:r w:rsidR="00F00BA8">
          <w:delText>sample</w:delText>
        </w:r>
      </w:del>
      <w:ins w:id="465" w:author="Author" w:date="2020-08-24T22:19:00Z">
        <w:r>
          <w:t>samples</w:t>
        </w:r>
      </w:ins>
    </w:p>
    <w:p w14:paraId="5E494536" w14:textId="77777777" w:rsidR="0046157E" w:rsidRDefault="00F00BA8">
      <w:pPr>
        <w:rPr>
          <w:del w:id="466" w:author="Author" w:date="2020-08-24T22:19:00Z"/>
        </w:rPr>
      </w:pPr>
      <w:del w:id="467" w:author="Author" w:date="2020-08-24T22:19:00Z">
        <w:r>
          <w:delText>In the case that we have a selected sample with COVID-19 measures, which is a subset of a sample that is representative of the target population, one approach is to use inverse</w:delText>
        </w:r>
      </w:del>
      <w:ins w:id="468" w:author="Author" w:date="2020-08-24T22:19:00Z">
        <w:r w:rsidR="00CE0BB1">
          <w:t>Inverse</w:t>
        </w:r>
      </w:ins>
      <w:r w:rsidR="00CE0BB1">
        <w:t xml:space="preserve"> probability weighting </w:t>
      </w:r>
      <w:ins w:id="469" w:author="Author" w:date="2020-08-24T22:19:00Z">
        <w:r w:rsidR="00CE0BB1">
          <w:t>is a powerful and flexible approach to adjust</w:t>
        </w:r>
        <w:r w:rsidR="00CE0BB1">
          <w:t xml:space="preserve"> for collider bias in nested samples </w:t>
        </w:r>
      </w:ins>
      <w:r w:rsidR="00CE0BB1">
        <w:fldChar w:fldCharType="begin"/>
      </w:r>
      <w:r w:rsidR="00CE0BB1">
        <w:instrText xml:space="preserve"> HYPERLINK "https://paperpile.com/c/dg2jLS/GiXf+JwiF" \h </w:instrText>
      </w:r>
      <w:r w:rsidR="00CE0BB1">
        <w:fldChar w:fldCharType="separate"/>
      </w:r>
      <w:r w:rsidR="00CE0BB1">
        <w:rPr>
          <w:color w:val="000000"/>
        </w:rPr>
        <w:t>(</w:t>
      </w:r>
      <w:del w:id="470" w:author="Author" w:date="2020-08-24T22:19:00Z">
        <w:r>
          <w:rPr>
            <w:color w:val="000000"/>
          </w:rPr>
          <w:delText>43,44</w:delText>
        </w:r>
      </w:del>
      <w:ins w:id="471" w:author="Author" w:date="2020-08-24T22:19:00Z">
        <w:r w:rsidR="00CE0BB1">
          <w:rPr>
            <w:color w:val="000000"/>
          </w:rPr>
          <w:t>57,58</w:t>
        </w:r>
      </w:ins>
      <w:r w:rsidR="00CE0BB1">
        <w:rPr>
          <w:color w:val="000000"/>
        </w:rPr>
        <w:t>)</w:t>
      </w:r>
      <w:r w:rsidR="00CE0BB1">
        <w:rPr>
          <w:color w:val="000000"/>
        </w:rPr>
        <w:fldChar w:fldCharType="end"/>
      </w:r>
      <w:r w:rsidR="00CE0BB1">
        <w:t xml:space="preserve">. </w:t>
      </w:r>
      <w:del w:id="472" w:author="Author" w:date="2020-08-24T22:19:00Z">
        <w:r>
          <w:delText>Here the</w:delText>
        </w:r>
      </w:del>
      <w:ins w:id="473" w:author="Author" w:date="2020-08-24T22:19:00Z">
        <w:r w:rsidR="00CE0BB1">
          <w:t>The</w:t>
        </w:r>
      </w:ins>
      <w:r w:rsidR="00CE0BB1">
        <w:t xml:space="preserve"> causal effect of </w:t>
      </w:r>
      <w:ins w:id="474" w:author="Author" w:date="2020-08-24T22:19:00Z">
        <w:r w:rsidR="00CE0BB1">
          <w:t xml:space="preserve">the </w:t>
        </w:r>
      </w:ins>
      <w:r w:rsidR="00CE0BB1">
        <w:t xml:space="preserve">risk factor on </w:t>
      </w:r>
      <w:ins w:id="475" w:author="Author" w:date="2020-08-24T22:19:00Z">
        <w:r w:rsidR="00CE0BB1">
          <w:t xml:space="preserve">the </w:t>
        </w:r>
      </w:ins>
      <w:r w:rsidR="00CE0BB1">
        <w:t xml:space="preserve">outcome is </w:t>
      </w:r>
      <w:del w:id="476" w:author="Author" w:date="2020-08-24T22:19:00Z">
        <w:r>
          <w:delText>examined</w:delText>
        </w:r>
      </w:del>
      <w:ins w:id="477" w:author="Author" w:date="2020-08-24T22:19:00Z">
        <w:r w:rsidR="00CE0BB1">
          <w:t>estimated</w:t>
        </w:r>
      </w:ins>
      <w:r w:rsidR="00CE0BB1">
        <w:t xml:space="preserve"> using a weighted regression, </w:t>
      </w:r>
      <w:del w:id="478" w:author="Author" w:date="2020-08-24T22:19:00Z">
        <w:r>
          <w:delText>where the</w:delText>
        </w:r>
      </w:del>
      <w:ins w:id="479" w:author="Author" w:date="2020-08-24T22:19:00Z">
        <w:r w:rsidR="00CE0BB1">
          <w:t>such that</w:t>
        </w:r>
      </w:ins>
      <w:r w:rsidR="00CE0BB1">
        <w:t xml:space="preserve"> participants who are overrepresented </w:t>
      </w:r>
      <w:ins w:id="480" w:author="Author" w:date="2020-08-24T22:19:00Z">
        <w:r w:rsidR="00CE0BB1">
          <w:t>in the su</w:t>
        </w:r>
        <w:r w:rsidR="00CE0BB1">
          <w:t xml:space="preserve">b-sample </w:t>
        </w:r>
      </w:ins>
      <w:r w:rsidR="00CE0BB1">
        <w:t xml:space="preserve">are down-weighted and </w:t>
      </w:r>
      <w:del w:id="481" w:author="Author" w:date="2020-08-24T22:19:00Z">
        <w:r>
          <w:delText xml:space="preserve">the </w:delText>
        </w:r>
      </w:del>
      <w:r w:rsidR="00CE0BB1">
        <w:t xml:space="preserve">participants who are underrepresented are up-weighted. In practice, we </w:t>
      </w:r>
      <w:del w:id="482" w:author="Author" w:date="2020-08-24T22:19:00Z">
        <w:r>
          <w:delText>estimate</w:delText>
        </w:r>
      </w:del>
      <w:ins w:id="483" w:author="Author" w:date="2020-08-24T22:19:00Z">
        <w:r w:rsidR="00CE0BB1">
          <w:t>construct these weights by estimating</w:t>
        </w:r>
      </w:ins>
      <w:r w:rsidR="00CE0BB1">
        <w:t xml:space="preserve"> the </w:t>
      </w:r>
      <w:del w:id="484" w:author="Author" w:date="2020-08-24T22:19:00Z">
        <w:r>
          <w:delText>probability</w:delText>
        </w:r>
      </w:del>
      <w:ins w:id="485" w:author="Author" w:date="2020-08-24T22:19:00Z">
        <w:r w:rsidR="00CE0BB1">
          <w:t>likelihood</w:t>
        </w:r>
      </w:ins>
      <w:r w:rsidR="00CE0BB1">
        <w:t xml:space="preserve"> of different individuals </w:t>
      </w:r>
      <w:del w:id="486" w:author="Author" w:date="2020-08-24T22:19:00Z">
        <w:r>
          <w:delText>selecting</w:delText>
        </w:r>
      </w:del>
      <w:ins w:id="487" w:author="Author" w:date="2020-08-24T22:19:00Z">
        <w:r w:rsidR="00CE0BB1">
          <w:t>being selected</w:t>
        </w:r>
      </w:ins>
      <w:r w:rsidR="00CE0BB1">
        <w:t xml:space="preserve"> into </w:t>
      </w:r>
      <w:r w:rsidR="00CE0BB1">
        <w:lastRenderedPageBreak/>
        <w:t xml:space="preserve">the sample from the </w:t>
      </w:r>
      <w:del w:id="488" w:author="Author" w:date="2020-08-24T22:19:00Z">
        <w:r>
          <w:delText>population-</w:delText>
        </w:r>
      </w:del>
      <w:r w:rsidR="00CE0BB1">
        <w:t xml:space="preserve">representative </w:t>
      </w:r>
      <w:ins w:id="489" w:author="Author" w:date="2020-08-24T22:19:00Z">
        <w:r w:rsidR="00CE0BB1">
          <w:t>super-</w:t>
        </w:r>
      </w:ins>
      <w:r w:rsidR="00CE0BB1">
        <w:t>sample based on</w:t>
      </w:r>
      <w:r w:rsidR="00CE0BB1">
        <w:t xml:space="preserve"> their measured covariates</w:t>
      </w:r>
      <w:del w:id="490" w:author="Author" w:date="2020-08-24T22:19:00Z">
        <w:r>
          <w:delText xml:space="preserve">, using a statistical model (the “sample selection model”), </w:delText>
        </w:r>
      </w:del>
      <w:ins w:id="491" w:author="Author" w:date="2020-08-24T22:19:00Z">
        <w:r w:rsidR="00CE0BB1">
          <w:t xml:space="preserve"> </w:t>
        </w:r>
        <w:r w:rsidR="00CE0BB1">
          <w:fldChar w:fldCharType="begin"/>
        </w:r>
        <w:r w:rsidR="00CE0BB1">
          <w:instrText xml:space="preserve"> HYPERLINK "https://paperpile.com/c/dg2jLS/XN7j" \h </w:instrText>
        </w:r>
        <w:r w:rsidR="00CE0BB1">
          <w:fldChar w:fldCharType="separate"/>
        </w:r>
        <w:r w:rsidR="00CE0BB1">
          <w:rPr>
            <w:color w:val="000000"/>
          </w:rPr>
          <w:t>(59)</w:t>
        </w:r>
        <w:r w:rsidR="00CE0BB1">
          <w:rPr>
            <w:color w:val="000000"/>
          </w:rPr>
          <w:fldChar w:fldCharType="end"/>
        </w:r>
        <w:r w:rsidR="00CE0BB1">
          <w:t>. For example, we could use data from the full UK Biobank sample to estimate the likelihood of individuals receiving a test for COVID-19</w:t>
        </w:r>
      </w:ins>
      <w:r w:rsidR="00CE0BB1">
        <w:t xml:space="preserve"> and use </w:t>
      </w:r>
      <w:del w:id="492" w:author="Author" w:date="2020-08-24T22:19:00Z">
        <w:r>
          <w:delText xml:space="preserve">this to create a weight for each participant </w:delText>
        </w:r>
        <w:r w:rsidR="00CE0BB1">
          <w:fldChar w:fldCharType="begin"/>
        </w:r>
        <w:r w:rsidR="00CE0BB1">
          <w:delInstrText xml:space="preserve"> HYPERLINK "https://paperpile.com/c/dg2j</w:delInstrText>
        </w:r>
        <w:r w:rsidR="00CE0BB1">
          <w:delInstrText xml:space="preserve">LS/XN7j" \h </w:delInstrText>
        </w:r>
        <w:r w:rsidR="00CE0BB1">
          <w:fldChar w:fldCharType="separate"/>
        </w:r>
        <w:r>
          <w:rPr>
            <w:color w:val="000000"/>
          </w:rPr>
          <w:delText>(45)</w:delText>
        </w:r>
        <w:r w:rsidR="00CE0BB1">
          <w:rPr>
            <w:color w:val="000000"/>
          </w:rPr>
          <w:fldChar w:fldCharType="end"/>
        </w:r>
        <w:r>
          <w:delText>.  An example is where the study sample is those with a</w:delText>
        </w:r>
      </w:del>
      <w:ins w:id="493" w:author="Author" w:date="2020-08-24T22:19:00Z">
        <w:r w:rsidR="00CE0BB1">
          <w:t>these weights in analyses</w:t>
        </w:r>
        <w:r w:rsidR="00CE0BB1">
          <w:t xml:space="preserve"> that have to be restricted to the sub-sample of tested individuals (e.g. identifying risk factors for testing</w:t>
        </w:r>
      </w:ins>
      <w:r w:rsidR="00CE0BB1">
        <w:t xml:space="preserve"> positive</w:t>
      </w:r>
      <w:del w:id="494" w:author="Author" w:date="2020-08-24T22:19:00Z">
        <w:r>
          <w:delText xml:space="preserve"> covid test, nested within the UK Biobank study. If we assume that UK Biobank is representative of the target population (the general population of the UK), then we can use data from UK Biobank to estimate the probability of having a covid test for each individual in UK Biobank. We can then appropriately re-weight the study sample to represent the population of UK Biobank. </w:delText>
        </w:r>
      </w:del>
    </w:p>
    <w:p w14:paraId="3BF11FE7" w14:textId="77777777" w:rsidR="0046157E" w:rsidRDefault="0046157E">
      <w:pPr>
        <w:rPr>
          <w:del w:id="495" w:author="Author" w:date="2020-08-24T22:19:00Z"/>
        </w:rPr>
      </w:pPr>
    </w:p>
    <w:p w14:paraId="43E3DDD1" w14:textId="3D436AC5" w:rsidR="007E6C1E" w:rsidRDefault="00CE0BB1">
      <w:pPr>
        <w:rPr>
          <w:ins w:id="496" w:author="Author" w:date="2020-08-24T22:19:00Z"/>
        </w:rPr>
      </w:pPr>
      <w:ins w:id="497" w:author="Author" w:date="2020-08-24T22:19:00Z">
        <w:r>
          <w:t xml:space="preserve">). </w:t>
        </w:r>
      </w:ins>
      <w:r>
        <w:t>Seaman and White (2013) provide a detailed overview of the practical considerations and assumptions for inverse probability weighting,</w:t>
      </w:r>
      <w:r>
        <w:t xml:space="preserve"> such as correct specification of the </w:t>
      </w:r>
      <w:del w:id="498" w:author="Author" w:date="2020-08-24T22:19:00Z">
        <w:r w:rsidR="00F00BA8">
          <w:delText>sample selection model,</w:delText>
        </w:r>
      </w:del>
      <w:ins w:id="499" w:author="Author" w:date="2020-08-24T22:19:00Z">
        <w:r>
          <w:t>‘sample selection model’ (a statistical model of the relationship between measured covariates and selection into the sample, used to construct these weights),</w:t>
        </w:r>
      </w:ins>
      <w:r>
        <w:t xml:space="preserve"> variable selection and approaches for handling unstable wei</w:t>
      </w:r>
      <w:r>
        <w:t xml:space="preserve">ghts (i.e. weights which are zero or near-zero). </w:t>
      </w:r>
    </w:p>
    <w:p w14:paraId="17C182B4" w14:textId="77777777" w:rsidR="007E6C1E" w:rsidRDefault="007E6C1E">
      <w:pPr>
        <w:rPr>
          <w:ins w:id="500" w:author="Author" w:date="2020-08-24T22:19:00Z"/>
        </w:rPr>
      </w:pPr>
    </w:p>
    <w:p w14:paraId="75BFFCD1" w14:textId="361F033C" w:rsidR="007E6C1E" w:rsidRDefault="00CE0BB1">
      <w:r>
        <w:t xml:space="preserve">An additional assumption for inverse probability weighting is that each individual in the target population must have a non-zero probability of being selected into the sample. Neither this assumption, nor </w:t>
      </w:r>
      <w:r>
        <w:t>the assumption that the selection model has been correctly specified, are testable using the observed data</w:t>
      </w:r>
      <w:ins w:id="501" w:author="Author" w:date="2020-08-24T22:19:00Z">
        <w:r>
          <w:t xml:space="preserve"> alone</w:t>
        </w:r>
      </w:ins>
      <w:r>
        <w:t xml:space="preserve">. A conceptually related approach, using propensity score matching, is sometimes used to avoid index event bias </w:t>
      </w:r>
      <w:r>
        <w:fldChar w:fldCharType="begin"/>
      </w:r>
      <w:r>
        <w:instrText xml:space="preserve"> HYPERLINK "https://paperpile.</w:instrText>
      </w:r>
      <w:r>
        <w:instrText xml:space="preserve">com/c/dg2jLS/O16Y+EOh4" \h </w:instrText>
      </w:r>
      <w:r>
        <w:fldChar w:fldCharType="separate"/>
      </w:r>
      <w:r>
        <w:rPr>
          <w:color w:val="000000"/>
        </w:rPr>
        <w:t>(</w:t>
      </w:r>
      <w:del w:id="502" w:author="Author" w:date="2020-08-24T22:19:00Z">
        <w:r w:rsidR="00F00BA8">
          <w:rPr>
            <w:color w:val="000000"/>
          </w:rPr>
          <w:delText>46,47</w:delText>
        </w:r>
      </w:del>
      <w:ins w:id="503" w:author="Author" w:date="2020-08-24T22:19:00Z">
        <w:r>
          <w:rPr>
            <w:color w:val="000000"/>
          </w:rPr>
          <w:t>60,61</w:t>
        </w:r>
      </w:ins>
      <w:r>
        <w:rPr>
          <w:color w:val="000000"/>
        </w:rPr>
        <w:t>)</w:t>
      </w:r>
      <w:r>
        <w:rPr>
          <w:color w:val="000000"/>
        </w:rPr>
        <w:fldChar w:fldCharType="end"/>
      </w:r>
      <w:del w:id="504" w:author="Author" w:date="2020-08-24T22:19:00Z">
        <w:r w:rsidR="00F00BA8">
          <w:delText>.</w:delText>
        </w:r>
      </w:del>
      <w:ins w:id="505" w:author="Author" w:date="2020-08-24T22:19:00Z">
        <w:r>
          <w:t>. There also exist sensitivity analyses for misspecification of probability weights. For example, Zhao et al (2019) develop a sensitivity analysis for the degree to which estimated probability weights differ from the true</w:t>
        </w:r>
        <w:r>
          <w:t xml:space="preserve"> unobserved weights (55). This approach is particularly useful when we can estimate probability weights including some, but not necessarily all, of the relevant predictors of sample inclusion. For example, we could estimate weights for the likelihood of re</w:t>
        </w:r>
        <w:r>
          <w:t>ceiving a COVID-19 test among UK Biobank participants, however, we are missing key predictors such as symptom presentation and measures of healthcare-seeking behaviour.</w:t>
        </w:r>
      </w:ins>
    </w:p>
    <w:p w14:paraId="6152DE6D" w14:textId="5ECBDD8D" w:rsidR="007E6C1E" w:rsidRDefault="00F00BA8">
      <w:pPr>
        <w:pStyle w:val="Heading2"/>
      </w:pPr>
      <w:bookmarkStart w:id="506" w:name="_u7erzkflyml" w:colFirst="0" w:colLast="0"/>
      <w:bookmarkEnd w:id="506"/>
      <w:del w:id="507" w:author="Author" w:date="2020-08-24T22:19:00Z">
        <w:r>
          <w:delText>Stand-alone</w:delText>
        </w:r>
      </w:del>
      <w:ins w:id="508" w:author="Author" w:date="2020-08-24T22:19:00Z">
        <w:r w:rsidR="00CE0BB1">
          <w:t>Non-nested</w:t>
        </w:r>
      </w:ins>
      <w:r w:rsidR="00CE0BB1">
        <w:t xml:space="preserve"> samples</w:t>
      </w:r>
    </w:p>
    <w:p w14:paraId="432BE938" w14:textId="77777777" w:rsidR="007E6C1E" w:rsidRDefault="00CE0BB1">
      <w:r>
        <w:t>When we only have data on the study sample (e.g. only data on partic</w:t>
      </w:r>
      <w:r>
        <w:t>ipants who were tested for COVID-19) it is not possible to estimate the selection model directly since non-selected (untested) individuals are unobserved. Instead, it is important to apply sensitivity analyses to assess the plausibility that sample selecti</w:t>
      </w:r>
      <w:r>
        <w:t xml:space="preserve">on induces collider bias. </w:t>
      </w:r>
    </w:p>
    <w:p w14:paraId="069ED939" w14:textId="77777777" w:rsidR="007E6C1E" w:rsidRDefault="007E6C1E"/>
    <w:p w14:paraId="170004F3" w14:textId="77777777" w:rsidR="007E6C1E" w:rsidRDefault="00CE0BB1">
      <w:pPr>
        <w:pStyle w:val="Heading3"/>
      </w:pPr>
      <w:bookmarkStart w:id="509" w:name="_wkgzhpatijw8" w:colFirst="0" w:colLast="0"/>
      <w:bookmarkEnd w:id="509"/>
      <w:r>
        <w:t>Bounds and parameter searches</w:t>
      </w:r>
    </w:p>
    <w:p w14:paraId="76CA9C51" w14:textId="5707F2C8" w:rsidR="007E6C1E" w:rsidRDefault="00CE0BB1">
      <w:r>
        <w:t>It is possible to infer the extent of collider bias given knowledge of the likely size and direction of influences of risk factor and outcome on sample selection (whether these are direct, or via ot</w:t>
      </w:r>
      <w:r>
        <w:t xml:space="preserve">her factors) </w:t>
      </w:r>
      <w:del w:id="510" w:author="Author" w:date="2020-08-24T22:19:00Z">
        <w:r>
          <w:fldChar w:fldCharType="begin"/>
        </w:r>
        <w:r>
          <w:delInstrText xml:space="preserve"> HYPERLINK "https://paperpile.com/c/dg2jLS/kAIS+9qOZ+E0sP" \h </w:delInstrText>
        </w:r>
        <w:r>
          <w:fldChar w:fldCharType="separate"/>
        </w:r>
        <w:r w:rsidR="00F00BA8">
          <w:rPr>
            <w:color w:val="000000"/>
          </w:rPr>
          <w:delText>(15,48,49)</w:delText>
        </w:r>
        <w:r>
          <w:rPr>
            <w:color w:val="000000"/>
          </w:rPr>
          <w:fldChar w:fldCharType="end"/>
        </w:r>
        <w:r w:rsidR="00F00BA8">
          <w:delText>.</w:delText>
        </w:r>
      </w:del>
      <w:ins w:id="511" w:author="Author" w:date="2020-08-24T22:19:00Z">
        <w:r>
          <w:fldChar w:fldCharType="begin"/>
        </w:r>
        <w:r>
          <w:instrText xml:space="preserve"> HYPERLINK "https://paperpile.com/c/dg2jLS/kAIS+E0sP+9qOZ" \h </w:instrText>
        </w:r>
        <w:r>
          <w:fldChar w:fldCharType="separate"/>
        </w:r>
        <w:r>
          <w:rPr>
            <w:color w:val="000000"/>
          </w:rPr>
          <w:t>(19,62,63)</w:t>
        </w:r>
        <w:r>
          <w:rPr>
            <w:color w:val="000000"/>
          </w:rPr>
          <w:fldChar w:fldCharType="end"/>
        </w:r>
        <w:r>
          <w:t>.</w:t>
        </w:r>
      </w:ins>
      <w:r>
        <w:t xml:space="preserve"> </w:t>
      </w:r>
      <w:r>
        <w:t>However, this approach depends on the size and direction being correct, and there being no other factors influencing selection. It is therefore important to explore different possible sample selection mechanisms and examine their impact on study conclusion</w:t>
      </w:r>
      <w:r>
        <w:t xml:space="preserve">s. We created a simple web application guided by these assumptions to allow researchers to explore simple patterns of selection that would be required to induce an observational association: </w:t>
      </w:r>
      <w:hyperlink r:id="rId8">
        <w:r>
          <w:rPr>
            <w:color w:val="1155CC"/>
            <w:u w:val="single"/>
          </w:rPr>
          <w:t>http://apps</w:t>
        </w:r>
        <w:r>
          <w:rPr>
            <w:color w:val="1155CC"/>
            <w:u w:val="single"/>
          </w:rPr>
          <w:t>.mrcieu.ac.uk/ascrtain/</w:t>
        </w:r>
      </w:hyperlink>
      <w:r>
        <w:t xml:space="preserve">. In </w:t>
      </w:r>
      <w:r>
        <w:rPr>
          <w:b/>
        </w:rPr>
        <w:t>Figure 4</w:t>
      </w:r>
      <w:r>
        <w:t xml:space="preserve"> we use a recent report of a protective association of smoking on COVID-19 infection </w:t>
      </w:r>
      <w:r>
        <w:fldChar w:fldCharType="begin"/>
      </w:r>
      <w:r>
        <w:instrText xml:space="preserve"> HYPERLINK "https://paperpile.com/c/dg2jLS/Js5b" \h </w:instrText>
      </w:r>
      <w:r>
        <w:fldChar w:fldCharType="separate"/>
      </w:r>
      <w:r>
        <w:rPr>
          <w:color w:val="000000"/>
        </w:rPr>
        <w:t>(</w:t>
      </w:r>
      <w:del w:id="512" w:author="Author" w:date="2020-08-24T22:19:00Z">
        <w:r w:rsidR="00F00BA8">
          <w:rPr>
            <w:color w:val="000000"/>
          </w:rPr>
          <w:delText>28</w:delText>
        </w:r>
      </w:del>
      <w:ins w:id="513" w:author="Author" w:date="2020-08-24T22:19:00Z">
        <w:r>
          <w:rPr>
            <w:color w:val="000000"/>
          </w:rPr>
          <w:t>34</w:t>
        </w:r>
      </w:ins>
      <w:r>
        <w:rPr>
          <w:color w:val="000000"/>
        </w:rPr>
        <w:t>)</w:t>
      </w:r>
      <w:r>
        <w:rPr>
          <w:color w:val="000000"/>
        </w:rPr>
        <w:fldChar w:fldCharType="end"/>
      </w:r>
      <w:r>
        <w:t xml:space="preserve"> to explore the magnitude of collider bias that can be induced due to select</w:t>
      </w:r>
      <w:r>
        <w:t>ed sampling, under the null hypothesis of no causal effect.</w:t>
      </w:r>
    </w:p>
    <w:p w14:paraId="55DBB88D" w14:textId="77777777" w:rsidR="007E6C1E" w:rsidRDefault="007E6C1E"/>
    <w:p w14:paraId="1227EFC4" w14:textId="77777777" w:rsidR="0046157E" w:rsidRDefault="00CE0BB1">
      <w:pPr>
        <w:rPr>
          <w:del w:id="514" w:author="Author" w:date="2020-08-24T22:19:00Z"/>
        </w:rPr>
      </w:pPr>
      <w:r>
        <w:lastRenderedPageBreak/>
        <w:t>Several other approaches have also been implemented into convenient online web apps (Appendix). For example Smith and VanderWeele (2019) proposed a sensitivity analysis which allows researchers t</w:t>
      </w:r>
      <w:r>
        <w:t>o bound their estimates by specifying sensitivity parameters representing the strength of sample selection (in terms of relative risk ratios). They also provide an ‘E-value’, which is the smallest magnitude of these parameters that would explain away an ob</w:t>
      </w:r>
      <w:r>
        <w:t xml:space="preserve">served association </w:t>
      </w:r>
      <w:r>
        <w:fldChar w:fldCharType="begin"/>
      </w:r>
      <w:r>
        <w:instrText xml:space="preserve"> HYPERLINK "https://paperpile.com/c/dg2jLS/jOwB" \h </w:instrText>
      </w:r>
      <w:r>
        <w:fldChar w:fldCharType="separate"/>
      </w:r>
      <w:r>
        <w:rPr>
          <w:color w:val="000000"/>
        </w:rPr>
        <w:t>(</w:t>
      </w:r>
      <w:del w:id="515" w:author="Author" w:date="2020-08-24T22:19:00Z">
        <w:r w:rsidR="00F00BA8">
          <w:rPr>
            <w:color w:val="000000"/>
          </w:rPr>
          <w:delText>50</w:delText>
        </w:r>
      </w:del>
      <w:ins w:id="516" w:author="Author" w:date="2020-08-24T22:19:00Z">
        <w:r>
          <w:rPr>
            <w:color w:val="000000"/>
          </w:rPr>
          <w:t>64</w:t>
        </w:r>
      </w:ins>
      <w:r>
        <w:rPr>
          <w:color w:val="000000"/>
        </w:rPr>
        <w:t>)</w:t>
      </w:r>
      <w:r>
        <w:rPr>
          <w:color w:val="000000"/>
        </w:rPr>
        <w:fldChar w:fldCharType="end"/>
      </w:r>
      <w:r>
        <w:t xml:space="preserve">. Aronow and Lee (2013) proposed a sensitivity analysis for sample averages based on inverse probability weighting </w:t>
      </w:r>
      <w:del w:id="517" w:author="Author" w:date="2020-08-24T22:19:00Z">
        <w:r w:rsidR="00F00BA8">
          <w:delText>when</w:delText>
        </w:r>
      </w:del>
      <w:ins w:id="518" w:author="Author" w:date="2020-08-24T22:19:00Z">
        <w:r>
          <w:t>in non-nested samples where</w:t>
        </w:r>
      </w:ins>
      <w:r>
        <w:t xml:space="preserve"> the weights cannot be estimated but</w:t>
      </w:r>
      <w:r>
        <w:t xml:space="preserve"> are assumed to be bounded between two researcher-specified values </w:t>
      </w:r>
      <w:r>
        <w:fldChar w:fldCharType="begin"/>
      </w:r>
      <w:r>
        <w:instrText xml:space="preserve"> HYPERLINK "https://paperpile.com/c/dg2jLS/uzLF" \h </w:instrText>
      </w:r>
      <w:r>
        <w:fldChar w:fldCharType="separate"/>
      </w:r>
      <w:r>
        <w:rPr>
          <w:color w:val="000000"/>
        </w:rPr>
        <w:t>(</w:t>
      </w:r>
      <w:del w:id="519" w:author="Author" w:date="2020-08-24T22:19:00Z">
        <w:r w:rsidR="00F00BA8">
          <w:rPr>
            <w:color w:val="000000"/>
          </w:rPr>
          <w:delText>51</w:delText>
        </w:r>
      </w:del>
      <w:ins w:id="520" w:author="Author" w:date="2020-08-24T22:19:00Z">
        <w:r>
          <w:rPr>
            <w:color w:val="000000"/>
          </w:rPr>
          <w:t>65</w:t>
        </w:r>
      </w:ins>
      <w:r>
        <w:rPr>
          <w:color w:val="000000"/>
        </w:rPr>
        <w:t>)</w:t>
      </w:r>
      <w:r>
        <w:rPr>
          <w:color w:val="000000"/>
        </w:rPr>
        <w:fldChar w:fldCharType="end"/>
      </w:r>
      <w:r>
        <w:t xml:space="preserve">. This work has been generalised to </w:t>
      </w:r>
      <w:del w:id="521" w:author="Author" w:date="2020-08-24T22:19:00Z">
        <w:r w:rsidR="00F00BA8">
          <w:delText xml:space="preserve">allow </w:delText>
        </w:r>
      </w:del>
      <w:r>
        <w:t>regression models</w:t>
      </w:r>
      <w:del w:id="522" w:author="Author" w:date="2020-08-24T22:19:00Z">
        <w:r w:rsidR="00F00BA8">
          <w:delText xml:space="preserve"> to incorporate</w:delText>
        </w:r>
      </w:del>
      <w:ins w:id="523" w:author="Author" w:date="2020-08-24T22:19:00Z">
        <w:r>
          <w:t>, also allowing</w:t>
        </w:r>
      </w:ins>
      <w:r>
        <w:t xml:space="preserve"> relevant external information </w:t>
      </w:r>
      <w:ins w:id="524" w:author="Author" w:date="2020-08-24T22:19:00Z">
        <w:r>
          <w:t xml:space="preserve">on the target population </w:t>
        </w:r>
      </w:ins>
      <w:r>
        <w:t xml:space="preserve">(e.g. </w:t>
      </w:r>
      <w:r>
        <w:t xml:space="preserve">summary statistics from the census) </w:t>
      </w:r>
      <w:ins w:id="525" w:author="Author" w:date="2020-08-24T22:19:00Z">
        <w:r>
          <w:t xml:space="preserve">to be incorporated </w:t>
        </w:r>
      </w:ins>
      <w:r>
        <w:fldChar w:fldCharType="begin"/>
      </w:r>
      <w:r>
        <w:instrText xml:space="preserve"> HYPERLINK "https://paperpile.com/c/dg2jLS/GDPM" \h </w:instrText>
      </w:r>
      <w:r>
        <w:fldChar w:fldCharType="separate"/>
      </w:r>
      <w:r>
        <w:rPr>
          <w:color w:val="000000"/>
        </w:rPr>
        <w:t>(</w:t>
      </w:r>
      <w:del w:id="526" w:author="Author" w:date="2020-08-24T22:19:00Z">
        <w:r w:rsidR="00F00BA8">
          <w:rPr>
            <w:color w:val="000000"/>
          </w:rPr>
          <w:delText>52</w:delText>
        </w:r>
      </w:del>
      <w:ins w:id="527" w:author="Author" w:date="2020-08-24T22:19:00Z">
        <w:r>
          <w:rPr>
            <w:color w:val="000000"/>
          </w:rPr>
          <w:t>66</w:t>
        </w:r>
      </w:ins>
      <w:r>
        <w:rPr>
          <w:color w:val="000000"/>
        </w:rPr>
        <w:t>)</w:t>
      </w:r>
      <w:r>
        <w:rPr>
          <w:color w:val="000000"/>
        </w:rPr>
        <w:fldChar w:fldCharType="end"/>
      </w:r>
      <w:del w:id="528" w:author="Author" w:date="2020-08-24T22:19:00Z">
        <w:r w:rsidR="00F00BA8">
          <w:delText xml:space="preserve">. Zhao et al (2017) developed a sensitivity analysis for the degree to which estimated probability weights differ from the true probability weights due to misspecification </w:delText>
        </w:r>
        <w:r>
          <w:fldChar w:fldCharType="begin"/>
        </w:r>
        <w:r>
          <w:delInstrText xml:space="preserve"> HYPERLINK "https://paperpile.com/c/dg2jLS/Leav" \h </w:delInstrText>
        </w:r>
        <w:r>
          <w:fldChar w:fldCharType="separate"/>
        </w:r>
        <w:r w:rsidR="00F00BA8">
          <w:rPr>
            <w:color w:val="000000"/>
          </w:rPr>
          <w:delText>(53)</w:delText>
        </w:r>
        <w:r>
          <w:rPr>
            <w:color w:val="000000"/>
          </w:rPr>
          <w:fldChar w:fldCharType="end"/>
        </w:r>
        <w:r w:rsidR="00F00BA8">
          <w:delText>. This approach is particularly useful when we can estimate probability weights including some, but not necessarily all, of the relevant predictors of sample selection. For example, where we have the study sample being those with a covid test, nested within the UK Biobank, we may have data within UK Biobank on some predictors of testing, but there could be other factors that are not recorded within UK Biobank (e.g. general predisposition for seeking healthcare).</w:delText>
        </w:r>
      </w:del>
    </w:p>
    <w:p w14:paraId="2125EF7F" w14:textId="77777777" w:rsidR="0046157E" w:rsidRDefault="0046157E">
      <w:pPr>
        <w:rPr>
          <w:del w:id="529" w:author="Author" w:date="2020-08-24T22:19:00Z"/>
        </w:rPr>
      </w:pPr>
    </w:p>
    <w:p w14:paraId="6943CD11" w14:textId="3DD1B290" w:rsidR="007E6C1E" w:rsidRDefault="00CE0BB1">
      <w:ins w:id="530" w:author="Author" w:date="2020-08-24T22:19:00Z">
        <w:r>
          <w:t xml:space="preserve">. </w:t>
        </w:r>
      </w:ins>
      <w:r>
        <w:t>These sensitivity analysis approaches allow researchers to explore whether there are credible collider structures that could explain away ob</w:t>
      </w:r>
      <w:r>
        <w:t xml:space="preserve">servational associations. However, they do not represent an exhaustive set of models that could give rise to bias, nor do they necessarily prove </w:t>
      </w:r>
      <w:del w:id="531" w:author="Author" w:date="2020-08-24T22:19:00Z">
        <w:r w:rsidR="00F00BA8">
          <w:delText>that</w:delText>
        </w:r>
      </w:del>
      <w:ins w:id="532" w:author="Author" w:date="2020-08-24T22:19:00Z">
        <w:r>
          <w:t>whether</w:t>
        </w:r>
      </w:ins>
      <w:r>
        <w:t xml:space="preserve"> collider bias influences the results. If the risk factor for selection is itself the result of further </w:t>
      </w:r>
      <w:r>
        <w:t xml:space="preserve">upstream causes then it is important that the impact of these upstream selection effects are considered (i.e. not only how the risk factor influences selection but also how the causes of the risk factor and/or the causes of the outcome influence selection </w:t>
      </w:r>
      <w:r>
        <w:t xml:space="preserve">e.g. </w:t>
      </w:r>
      <w:r>
        <w:rPr>
          <w:b/>
        </w:rPr>
        <w:t>Figure 2B</w:t>
      </w:r>
      <w:r>
        <w:t xml:space="preserve">). While these upstream causes may individually have a small effect on selection, it is possible that lots of factors with individually small effects could jointly have a large selection effect and introduce collider bias </w:t>
      </w:r>
      <w:del w:id="533" w:author="Author" w:date="2020-08-24T22:19:00Z">
        <w:r w:rsidR="00F00BA8">
          <w:delText>(Groenwold et al. 2016).</w:delText>
        </w:r>
      </w:del>
      <w:ins w:id="534" w:author="Author" w:date="2020-08-24T22:19:00Z">
        <w:r>
          <w:fldChar w:fldCharType="begin"/>
        </w:r>
        <w:r>
          <w:instrText xml:space="preserve"> HYPERLINK "https:</w:instrText>
        </w:r>
        <w:r>
          <w:instrText xml:space="preserve">//paperpile.com/c/dg2jLS/pSzm" \h </w:instrText>
        </w:r>
        <w:r>
          <w:fldChar w:fldCharType="separate"/>
        </w:r>
        <w:r>
          <w:rPr>
            <w:color w:val="000000"/>
          </w:rPr>
          <w:t>(67)</w:t>
        </w:r>
        <w:r>
          <w:rPr>
            <w:color w:val="000000"/>
          </w:rPr>
          <w:fldChar w:fldCharType="end"/>
        </w:r>
        <w:r>
          <w:t>.</w:t>
        </w:r>
      </w:ins>
      <w:r>
        <w:t xml:space="preserve"> </w:t>
      </w:r>
    </w:p>
    <w:p w14:paraId="691EE8D4" w14:textId="77777777" w:rsidR="007E6C1E" w:rsidRDefault="007E6C1E"/>
    <w:p w14:paraId="61D6FD2E" w14:textId="77777777" w:rsidR="007E6C1E" w:rsidRDefault="00CE0BB1">
      <w:pPr>
        <w:pStyle w:val="Heading3"/>
      </w:pPr>
      <w:bookmarkStart w:id="535" w:name="_4g9urelw7egs" w:colFirst="0" w:colLast="0"/>
      <w:bookmarkEnd w:id="535"/>
      <w:r>
        <w:t>Negative control analyses</w:t>
      </w:r>
    </w:p>
    <w:p w14:paraId="0FBBCAB2" w14:textId="38B59BD6" w:rsidR="007E6C1E" w:rsidRDefault="00CE0BB1">
      <w:r>
        <w:t>If there are factors measured in the selected sample that are known to have no influence on the outcome, then testing these factors for association with the outcome within the selected sa</w:t>
      </w:r>
      <w:r>
        <w:t xml:space="preserve">mple can serve as a negative control </w:t>
      </w:r>
      <w:r>
        <w:fldChar w:fldCharType="begin"/>
      </w:r>
      <w:r>
        <w:instrText xml:space="preserve"> HYPERLINK "https://paperpile.com/c/dg2jLS/OxQ3+B2Yr" \h </w:instrText>
      </w:r>
      <w:r>
        <w:fldChar w:fldCharType="separate"/>
      </w:r>
      <w:r>
        <w:rPr>
          <w:color w:val="000000"/>
        </w:rPr>
        <w:t>(</w:t>
      </w:r>
      <w:del w:id="536" w:author="Author" w:date="2020-08-24T22:19:00Z">
        <w:r w:rsidR="00F00BA8">
          <w:rPr>
            <w:color w:val="000000"/>
          </w:rPr>
          <w:delText>54,55</w:delText>
        </w:r>
      </w:del>
      <w:ins w:id="537" w:author="Author" w:date="2020-08-24T22:19:00Z">
        <w:r>
          <w:rPr>
            <w:color w:val="000000"/>
          </w:rPr>
          <w:t>68,69</w:t>
        </w:r>
      </w:ins>
      <w:r>
        <w:rPr>
          <w:color w:val="000000"/>
        </w:rPr>
        <w:t>)</w:t>
      </w:r>
      <w:r>
        <w:rPr>
          <w:color w:val="000000"/>
        </w:rPr>
        <w:fldChar w:fldCharType="end"/>
      </w:r>
      <w:r>
        <w:t>. By virtue, negative control associations should be null and they are therefore useful as a tool to provide evidence in support of selection. If we obs</w:t>
      </w:r>
      <w:r>
        <w:t xml:space="preserve">erve associations with larger magnitudes than expected then this indicates that the sample is selected on both the negative control and the outcome of interest </w:t>
      </w:r>
      <w:r>
        <w:fldChar w:fldCharType="begin"/>
      </w:r>
      <w:r>
        <w:instrText xml:space="preserve"> HYPERLINK "https://paperpile.com/c/dg2jLS/gcth+1WV4" \h </w:instrText>
      </w:r>
      <w:r>
        <w:fldChar w:fldCharType="separate"/>
      </w:r>
      <w:r>
        <w:rPr>
          <w:color w:val="000000"/>
        </w:rPr>
        <w:t>(</w:t>
      </w:r>
      <w:del w:id="538" w:author="Author" w:date="2020-08-24T22:19:00Z">
        <w:r w:rsidR="00F00BA8">
          <w:rPr>
            <w:color w:val="000000"/>
          </w:rPr>
          <w:delText>56,57</w:delText>
        </w:r>
      </w:del>
      <w:ins w:id="539" w:author="Author" w:date="2020-08-24T22:19:00Z">
        <w:r>
          <w:rPr>
            <w:color w:val="000000"/>
          </w:rPr>
          <w:t>70,71</w:t>
        </w:r>
      </w:ins>
      <w:r>
        <w:rPr>
          <w:color w:val="000000"/>
        </w:rPr>
        <w:t>)</w:t>
      </w:r>
      <w:r>
        <w:rPr>
          <w:color w:val="000000"/>
        </w:rPr>
        <w:fldChar w:fldCharType="end"/>
      </w:r>
      <w:r>
        <w:t xml:space="preserve">. </w:t>
      </w:r>
    </w:p>
    <w:p w14:paraId="325BC13E" w14:textId="77777777" w:rsidR="007E6C1E" w:rsidRDefault="007E6C1E"/>
    <w:p w14:paraId="0511324E" w14:textId="77777777" w:rsidR="007E6C1E" w:rsidRDefault="00CE0BB1">
      <w:pPr>
        <w:pStyle w:val="Heading3"/>
      </w:pPr>
      <w:bookmarkStart w:id="540" w:name="_j4gmp2guacl6" w:colFirst="0" w:colLast="0"/>
      <w:bookmarkEnd w:id="540"/>
      <w:r>
        <w:t>Correlation analyses</w:t>
      </w:r>
    </w:p>
    <w:p w14:paraId="7FC39873" w14:textId="61F2339B" w:rsidR="007E6C1E" w:rsidRDefault="00CE0BB1">
      <w:r>
        <w:t>Conceptually similar to the negative controls approach above, when a sample is selected, all the features that influenced selection become correlated within the sample (except for the highly unlikely case that causes are perfectly mult</w:t>
      </w:r>
      <w:r>
        <w:t xml:space="preserve">iplicative). Testing for correlations amongst hypothesised risk factors where it is expected that there should be no relationship can indicate the presence and magnitude of sampling </w:t>
      </w:r>
      <w:del w:id="541" w:author="Author" w:date="2020-08-24T22:19:00Z">
        <w:r w:rsidR="00F00BA8">
          <w:delText>bias</w:delText>
        </w:r>
      </w:del>
      <w:ins w:id="542" w:author="Author" w:date="2020-08-24T22:19:00Z">
        <w:r>
          <w:t>selection</w:t>
        </w:r>
      </w:ins>
      <w:r>
        <w:t>, and therefore the likelihood of collider bias distorting the pr</w:t>
      </w:r>
      <w:r>
        <w:t xml:space="preserve">imary analysis </w:t>
      </w:r>
      <w:r>
        <w:fldChar w:fldCharType="begin"/>
      </w:r>
      <w:r>
        <w:instrText xml:space="preserve"> HYPERLINK "https://paperpile.com/c/dg2jLS/aesd" \h </w:instrText>
      </w:r>
      <w:r>
        <w:fldChar w:fldCharType="separate"/>
      </w:r>
      <w:r>
        <w:rPr>
          <w:color w:val="000000"/>
        </w:rPr>
        <w:t>(</w:t>
      </w:r>
      <w:del w:id="543" w:author="Author" w:date="2020-08-24T22:19:00Z">
        <w:r w:rsidR="00F00BA8">
          <w:rPr>
            <w:color w:val="000000"/>
          </w:rPr>
          <w:delText>58</w:delText>
        </w:r>
      </w:del>
      <w:ins w:id="544" w:author="Author" w:date="2020-08-24T22:19:00Z">
        <w:r>
          <w:rPr>
            <w:color w:val="000000"/>
          </w:rPr>
          <w:t>72</w:t>
        </w:r>
      </w:ins>
      <w:r>
        <w:rPr>
          <w:color w:val="000000"/>
        </w:rPr>
        <w:t>)</w:t>
      </w:r>
      <w:r>
        <w:rPr>
          <w:color w:val="000000"/>
        </w:rPr>
        <w:fldChar w:fldCharType="end"/>
      </w:r>
      <w:r>
        <w:t>.</w:t>
      </w:r>
    </w:p>
    <w:p w14:paraId="0DBC63E0" w14:textId="77777777" w:rsidR="007E6C1E" w:rsidRDefault="00CE0BB1">
      <w:pPr>
        <w:pStyle w:val="Heading1"/>
      </w:pPr>
      <w:bookmarkStart w:id="545" w:name="_fwof18uaegin" w:colFirst="0" w:colLast="0"/>
      <w:bookmarkEnd w:id="545"/>
      <w:r>
        <w:t>Implications</w:t>
      </w:r>
    </w:p>
    <w:p w14:paraId="0F5031AA" w14:textId="16726CEB" w:rsidR="007E6C1E" w:rsidRDefault="00CE0BB1">
      <w:r>
        <w:t xml:space="preserve">The majority of scientific evidence informing policy and clinical decision making during the COVID-19 pandemic has come from observational studies </w:t>
      </w:r>
      <w:r>
        <w:fldChar w:fldCharType="begin"/>
      </w:r>
      <w:r>
        <w:instrText xml:space="preserve"> HYPERLINK "https:</w:instrText>
      </w:r>
      <w:r>
        <w:instrText xml:space="preserve">//paperpile.com/c/dg2jLS/GYWX" \h </w:instrText>
      </w:r>
      <w:r>
        <w:fldChar w:fldCharType="separate"/>
      </w:r>
      <w:r>
        <w:rPr>
          <w:color w:val="000000"/>
        </w:rPr>
        <w:t>(</w:t>
      </w:r>
      <w:del w:id="546" w:author="Author" w:date="2020-08-24T22:19:00Z">
        <w:r w:rsidR="00F00BA8">
          <w:rPr>
            <w:color w:val="000000"/>
          </w:rPr>
          <w:delText>59</w:delText>
        </w:r>
      </w:del>
      <w:ins w:id="547" w:author="Author" w:date="2020-08-24T22:19:00Z">
        <w:r>
          <w:rPr>
            <w:color w:val="000000"/>
          </w:rPr>
          <w:t>73</w:t>
        </w:r>
      </w:ins>
      <w:r>
        <w:rPr>
          <w:color w:val="000000"/>
        </w:rPr>
        <w:t>)</w:t>
      </w:r>
      <w:r>
        <w:rPr>
          <w:color w:val="000000"/>
        </w:rPr>
        <w:fldChar w:fldCharType="end"/>
      </w:r>
      <w:r>
        <w:t>. We have illustrated how these observational studies are particularly susceptible to non-random sampling. Randomised clinical trials will provide experimental evidence for treatment, but experimental studies of infec</w:t>
      </w:r>
      <w:r>
        <w:t xml:space="preserve">tion will not be possible for ethical reasons. The impact of collider bias on inferences from observational </w:t>
      </w:r>
      <w:r>
        <w:lastRenderedPageBreak/>
        <w:t xml:space="preserve">studies could be considerable, not only for disease transmission modelling </w:t>
      </w:r>
      <w:r>
        <w:fldChar w:fldCharType="begin"/>
      </w:r>
      <w:r>
        <w:instrText xml:space="preserve"> HYPERLINK "https://paperpile.com/c/dg2jLS/PyXg+hY4c" \h </w:instrText>
      </w:r>
      <w:r>
        <w:fldChar w:fldCharType="separate"/>
      </w:r>
      <w:r>
        <w:rPr>
          <w:color w:val="000000"/>
        </w:rPr>
        <w:t>(</w:t>
      </w:r>
      <w:del w:id="548" w:author="Author" w:date="2020-08-24T22:19:00Z">
        <w:r w:rsidR="00F00BA8">
          <w:rPr>
            <w:color w:val="000000"/>
          </w:rPr>
          <w:delText>60,61</w:delText>
        </w:r>
      </w:del>
      <w:ins w:id="549" w:author="Author" w:date="2020-08-24T22:19:00Z">
        <w:r>
          <w:rPr>
            <w:color w:val="000000"/>
          </w:rPr>
          <w:t>74,75</w:t>
        </w:r>
      </w:ins>
      <w:r>
        <w:rPr>
          <w:color w:val="000000"/>
        </w:rPr>
        <w:t>)</w:t>
      </w:r>
      <w:r>
        <w:rPr>
          <w:color w:val="000000"/>
        </w:rPr>
        <w:fldChar w:fldCharType="end"/>
      </w:r>
      <w:r>
        <w:t xml:space="preserve">, but </w:t>
      </w:r>
      <w:r>
        <w:t xml:space="preserve">also for causal inference </w:t>
      </w:r>
      <w:hyperlink r:id="rId9">
        <w:r>
          <w:rPr>
            <w:color w:val="000000"/>
          </w:rPr>
          <w:t>(7)</w:t>
        </w:r>
      </w:hyperlink>
      <w:r>
        <w:t xml:space="preserve"> and prediction modelling </w:t>
      </w:r>
      <w:hyperlink r:id="rId10">
        <w:r>
          <w:rPr>
            <w:color w:val="000000"/>
          </w:rPr>
          <w:t>(2)</w:t>
        </w:r>
      </w:hyperlink>
      <w:r>
        <w:t>.</w:t>
      </w:r>
    </w:p>
    <w:p w14:paraId="128DFD75" w14:textId="77777777" w:rsidR="007E6C1E" w:rsidRDefault="007E6C1E"/>
    <w:p w14:paraId="6C413BE8" w14:textId="48036C10" w:rsidR="007E6C1E" w:rsidRDefault="00CE0BB1">
      <w:r>
        <w:t xml:space="preserve">While many approaches exist that attempt to ameliorate the problem of collider bias, </w:t>
      </w:r>
      <w:r>
        <w:t xml:space="preserve">they rely on </w:t>
      </w:r>
      <w:del w:id="550" w:author="Author" w:date="2020-08-24T22:19:00Z">
        <w:r w:rsidR="00F00BA8">
          <w:delText>untestable</w:delText>
        </w:r>
      </w:del>
      <w:ins w:id="551" w:author="Author" w:date="2020-08-24T22:19:00Z">
        <w:r>
          <w:t>unprovable</w:t>
        </w:r>
      </w:ins>
      <w:r>
        <w:t xml:space="preserve"> assumptions. It is difficult to know the extent of sample selection, and even if that were known it cannot be proven that it has been fully accounted for by any method. Representative population surveys </w:t>
      </w:r>
      <w:ins w:id="552" w:author="Author" w:date="2020-08-24T22:19:00Z">
        <w:r>
          <w:fldChar w:fldCharType="begin"/>
        </w:r>
        <w:r>
          <w:instrText xml:space="preserve"> HYPERLINK "https://paperpile.com/c/dg2jLS/I5g3" \h </w:instrText>
        </w:r>
        <w:r>
          <w:fldChar w:fldCharType="separate"/>
        </w:r>
        <w:r>
          <w:rPr>
            <w:color w:val="000000"/>
          </w:rPr>
          <w:t>(38)</w:t>
        </w:r>
        <w:r>
          <w:rPr>
            <w:color w:val="000000"/>
          </w:rPr>
          <w:fldChar w:fldCharType="end"/>
        </w:r>
        <w:r>
          <w:t xml:space="preserve"> </w:t>
        </w:r>
      </w:ins>
      <w:r>
        <w:t xml:space="preserve">or sampling strategies that avoid the problems of collider bias </w:t>
      </w:r>
      <w:r>
        <w:fldChar w:fldCharType="begin"/>
      </w:r>
      <w:r>
        <w:instrText xml:space="preserve"> HYPERLINK "https://paperpile.com/c/dg2jLS/mA1e" \h </w:instrText>
      </w:r>
      <w:r>
        <w:fldChar w:fldCharType="separate"/>
      </w:r>
      <w:r>
        <w:rPr>
          <w:color w:val="000000"/>
        </w:rPr>
        <w:t>(</w:t>
      </w:r>
      <w:del w:id="553" w:author="Author" w:date="2020-08-24T22:19:00Z">
        <w:r w:rsidR="00F00BA8">
          <w:rPr>
            <w:color w:val="000000"/>
          </w:rPr>
          <w:delText>62</w:delText>
        </w:r>
      </w:del>
      <w:ins w:id="554" w:author="Author" w:date="2020-08-24T22:19:00Z">
        <w:r>
          <w:rPr>
            <w:color w:val="000000"/>
          </w:rPr>
          <w:t>76</w:t>
        </w:r>
      </w:ins>
      <w:r>
        <w:rPr>
          <w:color w:val="000000"/>
        </w:rPr>
        <w:t>)</w:t>
      </w:r>
      <w:r>
        <w:rPr>
          <w:color w:val="000000"/>
        </w:rPr>
        <w:fldChar w:fldCharType="end"/>
      </w:r>
      <w:r>
        <w:t xml:space="preserve"> are urgently required to provide reliable evidence. Results from samples t</w:t>
      </w:r>
      <w:r>
        <w:t>hat are likely not representative of the target population should be treated with caution by scientists and policy makers.</w:t>
      </w:r>
    </w:p>
    <w:p w14:paraId="46556F97" w14:textId="77777777" w:rsidR="0046157E" w:rsidRDefault="0046157E">
      <w:pPr>
        <w:rPr>
          <w:del w:id="555" w:author="Author" w:date="2020-08-24T22:19:00Z"/>
        </w:rPr>
      </w:pPr>
      <w:bookmarkStart w:id="556" w:name="_2rybfhgb19hj" w:colFirst="0" w:colLast="0"/>
      <w:bookmarkEnd w:id="556"/>
    </w:p>
    <w:p w14:paraId="1DA41B49" w14:textId="77777777" w:rsidR="007E6C1E" w:rsidRDefault="00CE0BB1">
      <w:pPr>
        <w:pStyle w:val="Heading2"/>
      </w:pPr>
      <w:r>
        <w:t>Appendix</w:t>
      </w:r>
    </w:p>
    <w:p w14:paraId="3BB7777E" w14:textId="77777777" w:rsidR="007E6C1E" w:rsidRDefault="00CE0BB1">
      <w:pPr>
        <w:rPr>
          <w:ins w:id="557" w:author="Author" w:date="2020-08-24T22:19:00Z"/>
        </w:rPr>
      </w:pPr>
      <w:ins w:id="558" w:author="Author" w:date="2020-08-24T22:19:00Z">
        <w:r>
          <w:t>A reproducible guided analysis for performing several of the adjustment and sensitivity methods described in this paper is p</w:t>
        </w:r>
        <w:r>
          <w:t xml:space="preserve">rovided in the </w:t>
        </w:r>
        <w:r>
          <w:rPr>
            <w:b/>
          </w:rPr>
          <w:t>Supplementary Note</w:t>
        </w:r>
        <w:r>
          <w:t>.</w:t>
        </w:r>
      </w:ins>
    </w:p>
    <w:p w14:paraId="086FEA8D" w14:textId="77777777" w:rsidR="007E6C1E" w:rsidRDefault="007E6C1E">
      <w:pPr>
        <w:rPr>
          <w:ins w:id="559" w:author="Author" w:date="2020-08-24T22:19:00Z"/>
        </w:rPr>
      </w:pPr>
    </w:p>
    <w:p w14:paraId="4885EB87" w14:textId="56A6BC29" w:rsidR="007E6C1E" w:rsidRDefault="00CE0BB1">
      <w:r>
        <w:t>Exploring bounds and spaces that could explain an observational association can</w:t>
      </w:r>
      <w:del w:id="560" w:author="Author" w:date="2020-08-24T22:19:00Z">
        <w:r w:rsidR="00F00BA8">
          <w:delText xml:space="preserve"> easily</w:delText>
        </w:r>
      </w:del>
      <w:r>
        <w:t xml:space="preserve"> be achieved using a range of packages and apps:</w:t>
      </w:r>
    </w:p>
    <w:p w14:paraId="54A97EBF" w14:textId="77777777" w:rsidR="007E6C1E" w:rsidRDefault="00CE0BB1">
      <w:pPr>
        <w:numPr>
          <w:ilvl w:val="0"/>
          <w:numId w:val="3"/>
        </w:numPr>
        <w:pPrChange w:id="561" w:author="Author" w:date="2020-08-24T22:19:00Z">
          <w:pPr>
            <w:numPr>
              <w:numId w:val="6"/>
            </w:numPr>
            <w:ind w:left="720" w:hanging="360"/>
          </w:pPr>
        </w:pPrChange>
      </w:pPr>
      <w:r>
        <w:t xml:space="preserve">AscRtain app: </w:t>
      </w:r>
      <w:r>
        <w:fldChar w:fldCharType="begin"/>
      </w:r>
      <w:r>
        <w:instrText xml:space="preserve"> HYPERLINK "http://apps.mrcieu.ac.uk/ascrtain/" \h </w:instrText>
      </w:r>
      <w:r>
        <w:fldChar w:fldCharType="separate"/>
      </w:r>
      <w:r>
        <w:rPr>
          <w:color w:val="1155CC"/>
          <w:u w:val="single"/>
        </w:rPr>
        <w:t>http://apps.mrcieu.ac.uk</w:t>
      </w:r>
      <w:r>
        <w:rPr>
          <w:color w:val="1155CC"/>
          <w:u w:val="single"/>
        </w:rPr>
        <w:t>/ascrtain/</w:t>
      </w:r>
      <w:r>
        <w:rPr>
          <w:color w:val="1155CC"/>
          <w:u w:val="single"/>
        </w:rPr>
        <w:fldChar w:fldCharType="end"/>
      </w:r>
    </w:p>
    <w:p w14:paraId="05704406" w14:textId="558D5599" w:rsidR="007E6C1E" w:rsidRDefault="00CE0BB1">
      <w:pPr>
        <w:numPr>
          <w:ilvl w:val="0"/>
          <w:numId w:val="3"/>
        </w:numPr>
        <w:pPrChange w:id="562" w:author="Author" w:date="2020-08-24T22:19:00Z">
          <w:pPr>
            <w:numPr>
              <w:numId w:val="6"/>
            </w:numPr>
            <w:ind w:left="720" w:hanging="360"/>
          </w:pPr>
        </w:pPrChange>
      </w:pPr>
      <w:r>
        <w:t xml:space="preserve">CollideR app </w:t>
      </w:r>
      <w:r>
        <w:fldChar w:fldCharType="begin"/>
      </w:r>
      <w:r>
        <w:instrText xml:space="preserve"> HYPERLINK "https://paperpile.com/c/dg2jLS/o9mT" \h </w:instrText>
      </w:r>
      <w:r>
        <w:fldChar w:fldCharType="separate"/>
      </w:r>
      <w:r>
        <w:rPr>
          <w:color w:val="000000"/>
        </w:rPr>
        <w:t>(</w:t>
      </w:r>
      <w:del w:id="563" w:author="Author" w:date="2020-08-24T22:19:00Z">
        <w:r w:rsidR="00F00BA8">
          <w:rPr>
            <w:color w:val="000000"/>
          </w:rPr>
          <w:delText>13</w:delText>
        </w:r>
      </w:del>
      <w:ins w:id="564" w:author="Author" w:date="2020-08-24T22:19:00Z">
        <w:r>
          <w:rPr>
            <w:color w:val="000000"/>
          </w:rPr>
          <w:t>15</w:t>
        </w:r>
      </w:ins>
      <w:r>
        <w:rPr>
          <w:color w:val="000000"/>
        </w:rPr>
        <w:t>)</w:t>
      </w:r>
      <w:r>
        <w:rPr>
          <w:color w:val="000000"/>
        </w:rPr>
        <w:fldChar w:fldCharType="end"/>
      </w:r>
      <w:r>
        <w:t xml:space="preserve">: </w:t>
      </w:r>
      <w:r>
        <w:fldChar w:fldCharType="begin"/>
      </w:r>
      <w:r>
        <w:instrText xml:space="preserve"> HYPERLINK "https://watzilei.com/shiny/collider/" \h </w:instrText>
      </w:r>
      <w:r>
        <w:fldChar w:fldCharType="separate"/>
      </w:r>
      <w:r>
        <w:rPr>
          <w:color w:val="1155CC"/>
          <w:u w:val="single"/>
        </w:rPr>
        <w:t>https://watzilei.com/shiny/collider/</w:t>
      </w:r>
      <w:r>
        <w:rPr>
          <w:color w:val="1155CC"/>
          <w:u w:val="single"/>
        </w:rPr>
        <w:fldChar w:fldCharType="end"/>
      </w:r>
    </w:p>
    <w:p w14:paraId="3EEE5D77" w14:textId="2A19AD38" w:rsidR="007E6C1E" w:rsidRDefault="00CE0BB1">
      <w:pPr>
        <w:numPr>
          <w:ilvl w:val="0"/>
          <w:numId w:val="3"/>
        </w:numPr>
        <w:pPrChange w:id="565" w:author="Author" w:date="2020-08-24T22:19:00Z">
          <w:pPr>
            <w:numPr>
              <w:numId w:val="6"/>
            </w:numPr>
            <w:ind w:left="720" w:hanging="360"/>
          </w:pPr>
        </w:pPrChange>
      </w:pPr>
      <w:r>
        <w:t xml:space="preserve">Selection bias app </w:t>
      </w:r>
      <w:r>
        <w:fldChar w:fldCharType="begin"/>
      </w:r>
      <w:r>
        <w:instrText xml:space="preserve"> HYPERLINK "https://paperpile.com/c/dg2jLS/jOwB" \h </w:instrText>
      </w:r>
      <w:r>
        <w:fldChar w:fldCharType="separate"/>
      </w:r>
      <w:r>
        <w:rPr>
          <w:color w:val="000000"/>
        </w:rPr>
        <w:t>(</w:t>
      </w:r>
      <w:del w:id="566" w:author="Author" w:date="2020-08-24T22:19:00Z">
        <w:r w:rsidR="00F00BA8">
          <w:rPr>
            <w:color w:val="000000"/>
          </w:rPr>
          <w:delText>50</w:delText>
        </w:r>
      </w:del>
      <w:ins w:id="567" w:author="Author" w:date="2020-08-24T22:19:00Z">
        <w:r>
          <w:rPr>
            <w:color w:val="000000"/>
          </w:rPr>
          <w:t>64</w:t>
        </w:r>
      </w:ins>
      <w:r>
        <w:rPr>
          <w:color w:val="000000"/>
        </w:rPr>
        <w:t>)</w:t>
      </w:r>
      <w:r>
        <w:rPr>
          <w:color w:val="000000"/>
        </w:rPr>
        <w:fldChar w:fldCharType="end"/>
      </w:r>
      <w:r>
        <w:t xml:space="preserve">: </w:t>
      </w:r>
      <w:r>
        <w:fldChar w:fldCharType="begin"/>
      </w:r>
      <w:r>
        <w:instrText xml:space="preserve"> HYPERLINK "https://selection-bias.herokuapp.com/" \h </w:instrText>
      </w:r>
      <w:r>
        <w:fldChar w:fldCharType="separate"/>
      </w:r>
      <w:r>
        <w:rPr>
          <w:color w:val="1155CC"/>
          <w:u w:val="single"/>
        </w:rPr>
        <w:t>https://selection-bias.herokuapp.</w:t>
      </w:r>
      <w:r>
        <w:rPr>
          <w:color w:val="1155CC"/>
          <w:u w:val="single"/>
        </w:rPr>
        <w:fldChar w:fldCharType="end"/>
      </w:r>
      <w:r>
        <w:fldChar w:fldCharType="begin"/>
      </w:r>
      <w:r>
        <w:instrText xml:space="preserve"> HYPERLINK "https://selection-bias.herokuapp.com/" \h </w:instrText>
      </w:r>
      <w:r>
        <w:fldChar w:fldCharType="separate"/>
      </w:r>
      <w:r>
        <w:rPr>
          <w:color w:val="1155CC"/>
          <w:u w:val="single"/>
        </w:rPr>
        <w:t>com</w:t>
      </w:r>
      <w:r>
        <w:rPr>
          <w:color w:val="1155CC"/>
          <w:u w:val="single"/>
        </w:rPr>
        <w:fldChar w:fldCharType="end"/>
      </w:r>
      <w:r>
        <w:fldChar w:fldCharType="begin"/>
      </w:r>
      <w:r>
        <w:instrText xml:space="preserve"> HYPERLINK "https://selection-bias.herokuapp.com/" \h </w:instrText>
      </w:r>
      <w:r>
        <w:fldChar w:fldCharType="separate"/>
      </w:r>
      <w:r>
        <w:rPr>
          <w:color w:val="1155CC"/>
          <w:u w:val="single"/>
        </w:rPr>
        <w:t>/</w:t>
      </w:r>
      <w:r>
        <w:rPr>
          <w:color w:val="1155CC"/>
          <w:u w:val="single"/>
        </w:rPr>
        <w:fldChar w:fldCharType="end"/>
      </w:r>
    </w:p>
    <w:p w14:paraId="59847C6A" w14:textId="361700A1" w:rsidR="007E6C1E" w:rsidRDefault="00CE0BB1">
      <w:pPr>
        <w:numPr>
          <w:ilvl w:val="0"/>
          <w:numId w:val="3"/>
        </w:numPr>
        <w:pPrChange w:id="568" w:author="Author" w:date="2020-08-24T22:19:00Z">
          <w:pPr>
            <w:numPr>
              <w:numId w:val="6"/>
            </w:numPr>
            <w:ind w:left="720" w:hanging="360"/>
          </w:pPr>
        </w:pPrChange>
      </w:pPr>
      <w:r>
        <w:t xml:space="preserve">Bias app </w:t>
      </w:r>
      <w:r>
        <w:fldChar w:fldCharType="begin"/>
      </w:r>
      <w:r>
        <w:instrText xml:space="preserve"> HYPERLINK "https://paperpile.com/</w:instrText>
      </w:r>
      <w:r>
        <w:instrText xml:space="preserve">c/dg2jLS/E0sP" \h </w:instrText>
      </w:r>
      <w:r>
        <w:fldChar w:fldCharType="separate"/>
      </w:r>
      <w:r>
        <w:rPr>
          <w:color w:val="000000"/>
        </w:rPr>
        <w:t>(</w:t>
      </w:r>
      <w:del w:id="569" w:author="Author" w:date="2020-08-24T22:19:00Z">
        <w:r w:rsidR="00F00BA8">
          <w:rPr>
            <w:color w:val="000000"/>
          </w:rPr>
          <w:delText>49</w:delText>
        </w:r>
      </w:del>
      <w:ins w:id="570" w:author="Author" w:date="2020-08-24T22:19:00Z">
        <w:r>
          <w:rPr>
            <w:color w:val="000000"/>
          </w:rPr>
          <w:t>63</w:t>
        </w:r>
      </w:ins>
      <w:r>
        <w:rPr>
          <w:color w:val="000000"/>
        </w:rPr>
        <w:t>)</w:t>
      </w:r>
      <w:r>
        <w:rPr>
          <w:color w:val="000000"/>
        </w:rPr>
        <w:fldChar w:fldCharType="end"/>
      </w:r>
      <w:r>
        <w:t xml:space="preserve">: </w:t>
      </w:r>
      <w:r>
        <w:fldChar w:fldCharType="begin"/>
      </w:r>
      <w:r>
        <w:instrText xml:space="preserve"> HYPERLINK "https://remlapmot.shinyapps.io/bias-app/" \h </w:instrText>
      </w:r>
      <w:r>
        <w:fldChar w:fldCharType="separate"/>
      </w:r>
      <w:r>
        <w:rPr>
          <w:color w:val="1155CC"/>
          <w:u w:val="single"/>
        </w:rPr>
        <w:t>https://remlapmot.shinyapps.io/bias-app/</w:t>
      </w:r>
      <w:r>
        <w:rPr>
          <w:color w:val="1155CC"/>
          <w:u w:val="single"/>
        </w:rPr>
        <w:fldChar w:fldCharType="end"/>
      </w:r>
      <w:r>
        <w:t xml:space="preserve"> </w:t>
      </w:r>
    </w:p>
    <w:p w14:paraId="4AA5D4B6" w14:textId="2B7FFEAD" w:rsidR="007E6C1E" w:rsidRDefault="00CE0BB1">
      <w:pPr>
        <w:numPr>
          <w:ilvl w:val="0"/>
          <w:numId w:val="3"/>
        </w:numPr>
        <w:pPrChange w:id="571" w:author="Author" w:date="2020-08-24T22:19:00Z">
          <w:pPr>
            <w:numPr>
              <w:numId w:val="6"/>
            </w:numPr>
            <w:ind w:left="720" w:hanging="360"/>
          </w:pPr>
        </w:pPrChange>
      </w:pPr>
      <w:r>
        <w:t xml:space="preserve">Lavaan R package </w:t>
      </w:r>
      <w:r>
        <w:fldChar w:fldCharType="begin"/>
      </w:r>
      <w:r>
        <w:instrText xml:space="preserve"> HYPERLINK "https://paperpile.com/c/dg2jLS/4tFH" \h </w:instrText>
      </w:r>
      <w:r>
        <w:fldChar w:fldCharType="separate"/>
      </w:r>
      <w:r>
        <w:rPr>
          <w:color w:val="000000"/>
        </w:rPr>
        <w:t>(</w:t>
      </w:r>
      <w:del w:id="572" w:author="Author" w:date="2020-08-24T22:19:00Z">
        <w:r w:rsidR="00F00BA8">
          <w:rPr>
            <w:color w:val="000000"/>
          </w:rPr>
          <w:delText>63</w:delText>
        </w:r>
      </w:del>
      <w:ins w:id="573" w:author="Author" w:date="2020-08-24T22:19:00Z">
        <w:r>
          <w:rPr>
            <w:color w:val="000000"/>
          </w:rPr>
          <w:t>77</w:t>
        </w:r>
      </w:ins>
      <w:r>
        <w:rPr>
          <w:color w:val="000000"/>
        </w:rPr>
        <w:t>)</w:t>
      </w:r>
      <w:r>
        <w:rPr>
          <w:color w:val="000000"/>
        </w:rPr>
        <w:fldChar w:fldCharType="end"/>
      </w:r>
      <w:r>
        <w:t xml:space="preserve">: </w:t>
      </w:r>
      <w:r>
        <w:fldChar w:fldCharType="begin"/>
      </w:r>
      <w:r>
        <w:instrText xml:space="preserve"> HYPERLINK "http://lavaan.ugent.be/" \h </w:instrText>
      </w:r>
      <w:r>
        <w:fldChar w:fldCharType="separate"/>
      </w:r>
      <w:r>
        <w:rPr>
          <w:color w:val="1155CC"/>
          <w:u w:val="single"/>
        </w:rPr>
        <w:t>http://l</w:t>
      </w:r>
      <w:r>
        <w:rPr>
          <w:color w:val="1155CC"/>
          <w:u w:val="single"/>
        </w:rPr>
        <w:t>avaan.ugent.be/</w:t>
      </w:r>
      <w:r>
        <w:rPr>
          <w:color w:val="1155CC"/>
          <w:u w:val="single"/>
        </w:rPr>
        <w:fldChar w:fldCharType="end"/>
      </w:r>
    </w:p>
    <w:p w14:paraId="56DE1AAA" w14:textId="6859F2AF" w:rsidR="007E6C1E" w:rsidRDefault="00CE0BB1">
      <w:pPr>
        <w:numPr>
          <w:ilvl w:val="0"/>
          <w:numId w:val="3"/>
        </w:numPr>
        <w:pPrChange w:id="574" w:author="Author" w:date="2020-08-24T22:19:00Z">
          <w:pPr>
            <w:numPr>
              <w:numId w:val="6"/>
            </w:numPr>
            <w:ind w:left="720" w:hanging="360"/>
          </w:pPr>
        </w:pPrChange>
      </w:pPr>
      <w:r>
        <w:t xml:space="preserve">Dagitty R package </w:t>
      </w:r>
      <w:r>
        <w:fldChar w:fldCharType="begin"/>
      </w:r>
      <w:r>
        <w:instrText xml:space="preserve"> HYPERLINK "https://paperpile.com/c/dg2jLS/0fWi" \h </w:instrText>
      </w:r>
      <w:r>
        <w:fldChar w:fldCharType="separate"/>
      </w:r>
      <w:r>
        <w:rPr>
          <w:color w:val="000000"/>
        </w:rPr>
        <w:t>(</w:t>
      </w:r>
      <w:del w:id="575" w:author="Author" w:date="2020-08-24T22:19:00Z">
        <w:r w:rsidR="00F00BA8">
          <w:rPr>
            <w:color w:val="000000"/>
          </w:rPr>
          <w:delText>64</w:delText>
        </w:r>
      </w:del>
      <w:ins w:id="576" w:author="Author" w:date="2020-08-24T22:19:00Z">
        <w:r>
          <w:rPr>
            <w:color w:val="000000"/>
          </w:rPr>
          <w:t>78</w:t>
        </w:r>
      </w:ins>
      <w:r>
        <w:rPr>
          <w:color w:val="000000"/>
        </w:rPr>
        <w:t>)</w:t>
      </w:r>
      <w:r>
        <w:rPr>
          <w:color w:val="000000"/>
        </w:rPr>
        <w:fldChar w:fldCharType="end"/>
      </w:r>
      <w:r>
        <w:t xml:space="preserve">: </w:t>
      </w:r>
      <w:r>
        <w:fldChar w:fldCharType="begin"/>
      </w:r>
      <w:r>
        <w:instrText xml:space="preserve"> HYPERLINK "http://www.dagitty.net/" \h </w:instrText>
      </w:r>
      <w:r>
        <w:fldChar w:fldCharType="separate"/>
      </w:r>
      <w:r>
        <w:rPr>
          <w:color w:val="1155CC"/>
          <w:u w:val="single"/>
        </w:rPr>
        <w:t>http://www.dagitty.net/</w:t>
      </w:r>
      <w:r>
        <w:rPr>
          <w:color w:val="1155CC"/>
          <w:u w:val="single"/>
        </w:rPr>
        <w:fldChar w:fldCharType="end"/>
      </w:r>
    </w:p>
    <w:p w14:paraId="21B1CFB7" w14:textId="77777777" w:rsidR="007E6C1E" w:rsidRDefault="00CE0BB1">
      <w:pPr>
        <w:numPr>
          <w:ilvl w:val="0"/>
          <w:numId w:val="3"/>
        </w:numPr>
        <w:pPrChange w:id="577" w:author="Author" w:date="2020-08-24T22:19:00Z">
          <w:pPr>
            <w:numPr>
              <w:numId w:val="6"/>
            </w:numPr>
            <w:ind w:left="720" w:hanging="360"/>
          </w:pPr>
        </w:pPrChange>
      </w:pPr>
      <w:r>
        <w:t xml:space="preserve">simMixedDAG: </w:t>
      </w:r>
      <w:r>
        <w:fldChar w:fldCharType="begin"/>
      </w:r>
      <w:r>
        <w:instrText xml:space="preserve"> HYPERLINK "https://github.com/IyarLin/simMixedDAG" \h </w:instrText>
      </w:r>
      <w:r>
        <w:fldChar w:fldCharType="separate"/>
      </w:r>
      <w:r>
        <w:rPr>
          <w:color w:val="1155CC"/>
          <w:u w:val="single"/>
        </w:rPr>
        <w:t>https://github.com/IyarLin/simMixedDAG</w:t>
      </w:r>
      <w:r>
        <w:rPr>
          <w:color w:val="1155CC"/>
          <w:u w:val="single"/>
        </w:rPr>
        <w:fldChar w:fldCharType="end"/>
      </w:r>
    </w:p>
    <w:p w14:paraId="3D7A5ECC" w14:textId="77777777" w:rsidR="007E6C1E" w:rsidRDefault="007E6C1E">
      <w:pPr>
        <w:rPr>
          <w:rPrChange w:id="578" w:author="Author" w:date="2020-08-24T22:19:00Z">
            <w:rPr>
              <w:b/>
            </w:rPr>
          </w:rPrChange>
        </w:rPr>
      </w:pPr>
    </w:p>
    <w:p w14:paraId="1A937E3F" w14:textId="77777777" w:rsidR="007E6C1E" w:rsidRDefault="00CE0BB1">
      <w:pPr>
        <w:pStyle w:val="Heading2"/>
        <w:rPr>
          <w:ins w:id="579" w:author="Author" w:date="2020-08-24T22:19:00Z"/>
        </w:rPr>
      </w:pPr>
      <w:bookmarkStart w:id="580" w:name="_67laainr9m4x" w:colFirst="0" w:colLast="0"/>
      <w:bookmarkEnd w:id="580"/>
      <w:ins w:id="581" w:author="Author" w:date="2020-08-24T22:19:00Z">
        <w:r>
          <w:t>Supplementary Note</w:t>
        </w:r>
      </w:ins>
    </w:p>
    <w:p w14:paraId="275EEAF7" w14:textId="77777777" w:rsidR="007E6C1E" w:rsidRDefault="00CE0BB1">
      <w:pPr>
        <w:rPr>
          <w:ins w:id="582" w:author="Author" w:date="2020-08-24T22:19:00Z"/>
        </w:rPr>
      </w:pPr>
      <w:ins w:id="583" w:author="Author" w:date="2020-08-24T22:19:00Z">
        <w:r>
          <w:t xml:space="preserve">A live version of this guided analysis can be found here: </w:t>
        </w:r>
        <w:r>
          <w:fldChar w:fldCharType="begin"/>
        </w:r>
        <w:r>
          <w:instrText xml:space="preserve"> HYPERLINK "https://mrcieu.github.io/ukbb-covid-collider/" \h </w:instrText>
        </w:r>
        <w:r>
          <w:fldChar w:fldCharType="separate"/>
        </w:r>
        <w:r>
          <w:rPr>
            <w:color w:val="1155CC"/>
            <w:u w:val="single"/>
          </w:rPr>
          <w:t>https://mrcieu.git</w:t>
        </w:r>
        <w:r>
          <w:rPr>
            <w:color w:val="1155CC"/>
            <w:u w:val="single"/>
          </w:rPr>
          <w:t>hub.io/ukbb-covid-collider/</w:t>
        </w:r>
        <w:r>
          <w:rPr>
            <w:color w:val="1155CC"/>
            <w:u w:val="single"/>
          </w:rPr>
          <w:fldChar w:fldCharType="end"/>
        </w:r>
      </w:ins>
    </w:p>
    <w:p w14:paraId="7F68C26B" w14:textId="77777777" w:rsidR="007E6C1E" w:rsidRDefault="00CE0BB1">
      <w:pPr>
        <w:pStyle w:val="Heading2"/>
      </w:pPr>
      <w:bookmarkStart w:id="584" w:name="_z9cfrvedpfsy" w:colFirst="0" w:colLast="0"/>
      <w:bookmarkEnd w:id="584"/>
      <w:r>
        <w:t>Acknowledgements</w:t>
      </w:r>
    </w:p>
    <w:p w14:paraId="70F78804" w14:textId="767844AD" w:rsidR="007E6C1E" w:rsidRDefault="00CE0BB1">
      <w:pPr>
        <w:rPr>
          <w:sz w:val="24"/>
          <w:szCs w:val="24"/>
        </w:rPr>
      </w:pPr>
      <w:r>
        <w:rPr>
          <w:sz w:val="24"/>
          <w:szCs w:val="24"/>
        </w:rPr>
        <w:t>We are grateful to Josephine Walker for helpful comments on this manuscript. This research has been conducted using the UK Biobank Resource under Application Number 16729.</w:t>
      </w:r>
      <w:r>
        <w:rPr>
          <w:sz w:val="24"/>
          <w:szCs w:val="24"/>
          <w:highlight w:val="white"/>
        </w:rPr>
        <w:t xml:space="preserve"> </w:t>
      </w:r>
      <w:r>
        <w:rPr>
          <w:sz w:val="24"/>
          <w:szCs w:val="24"/>
        </w:rPr>
        <w:t xml:space="preserve">The Medical Research Council (MRC) and </w:t>
      </w:r>
      <w:r>
        <w:rPr>
          <w:sz w:val="24"/>
          <w:szCs w:val="24"/>
        </w:rPr>
        <w:t>the University of Bristol support the MRC Integrative Epidemiology Unit [MC_UU_</w:t>
      </w:r>
      <w:del w:id="585" w:author="Author" w:date="2020-08-24T22:19:00Z">
        <w:r w:rsidR="00F00BA8">
          <w:rPr>
            <w:sz w:val="24"/>
            <w:szCs w:val="24"/>
          </w:rPr>
          <w:delText>12013</w:delText>
        </w:r>
      </w:del>
      <w:ins w:id="586" w:author="Author" w:date="2020-08-24T22:19:00Z">
        <w:r>
          <w:rPr>
            <w:sz w:val="24"/>
            <w:szCs w:val="24"/>
          </w:rPr>
          <w:t>00011</w:t>
        </w:r>
      </w:ins>
      <w:r>
        <w:rPr>
          <w:sz w:val="24"/>
          <w:szCs w:val="24"/>
        </w:rPr>
        <w:t>/1, MC_UU_</w:t>
      </w:r>
      <w:del w:id="587" w:author="Author" w:date="2020-08-24T22:19:00Z">
        <w:r w:rsidR="00F00BA8">
          <w:rPr>
            <w:sz w:val="24"/>
            <w:szCs w:val="24"/>
          </w:rPr>
          <w:delText>12013/9, MC_UU_</w:delText>
        </w:r>
      </w:del>
      <w:r>
        <w:rPr>
          <w:sz w:val="24"/>
          <w:szCs w:val="24"/>
        </w:rPr>
        <w:t>00011/</w:t>
      </w:r>
      <w:del w:id="588" w:author="Author" w:date="2020-08-24T22:19:00Z">
        <w:r w:rsidR="00F00BA8">
          <w:rPr>
            <w:sz w:val="24"/>
            <w:szCs w:val="24"/>
          </w:rPr>
          <w:delText>1</w:delText>
        </w:r>
      </w:del>
      <w:ins w:id="589" w:author="Author" w:date="2020-08-24T22:19:00Z">
        <w:r>
          <w:rPr>
            <w:sz w:val="24"/>
            <w:szCs w:val="24"/>
          </w:rPr>
          <w:t>3</w:t>
        </w:r>
      </w:ins>
      <w:r>
        <w:rPr>
          <w:sz w:val="24"/>
          <w:szCs w:val="24"/>
        </w:rPr>
        <w:t>]. GG is supported by an ESRC postdoctoral fellowship [ES/T009101/1]. NMD is supported by a Norwegian Research Council Grant number 295989. GH is supported</w:t>
      </w:r>
      <w:r>
        <w:rPr>
          <w:sz w:val="24"/>
          <w:szCs w:val="24"/>
        </w:rPr>
        <w:t xml:space="preserve"> by the Wellcome Trust and Royal Society [208806/Z/17/Z]. </w:t>
      </w:r>
      <w:ins w:id="590" w:author="Author" w:date="2020-08-24T22:19:00Z">
        <w:r>
          <w:rPr>
            <w:sz w:val="24"/>
            <w:szCs w:val="24"/>
          </w:rPr>
          <w:t>MJT is supported by a Wellcome Trust studentship [220067/Z/20/Z]. AH is supported by an MRC grant [</w:t>
        </w:r>
        <w:r>
          <w:rPr>
            <w:rFonts w:ascii="Roboto" w:eastAsia="Roboto" w:hAnsi="Roboto" w:cs="Roboto"/>
            <w:color w:val="333333"/>
            <w:sz w:val="24"/>
            <w:szCs w:val="24"/>
            <w:highlight w:val="white"/>
          </w:rPr>
          <w:t>MR/S002634/1</w:t>
        </w:r>
        <w:r>
          <w:rPr>
            <w:sz w:val="24"/>
            <w:szCs w:val="24"/>
          </w:rPr>
          <w:t>].</w:t>
        </w:r>
      </w:ins>
    </w:p>
    <w:p w14:paraId="6329F91D" w14:textId="77777777" w:rsidR="007E6C1E" w:rsidRDefault="00CE0BB1">
      <w:pPr>
        <w:rPr>
          <w:ins w:id="591" w:author="Author" w:date="2020-08-24T22:19:00Z"/>
          <w:sz w:val="24"/>
          <w:szCs w:val="24"/>
        </w:rPr>
      </w:pPr>
      <w:ins w:id="592" w:author="Author" w:date="2020-08-24T22:19:00Z">
        <w:r>
          <w:rPr>
            <w:sz w:val="24"/>
            <w:szCs w:val="24"/>
          </w:rPr>
          <w:lastRenderedPageBreak/>
          <w:t xml:space="preserve"> </w:t>
        </w:r>
      </w:ins>
    </w:p>
    <w:p w14:paraId="5C46AA85" w14:textId="77777777" w:rsidR="007E6C1E" w:rsidRDefault="00CE0BB1">
      <w:pPr>
        <w:pStyle w:val="Heading2"/>
        <w:spacing w:line="392" w:lineRule="auto"/>
      </w:pPr>
      <w:bookmarkStart w:id="593" w:name="_k8cpztol2am4" w:colFirst="0" w:colLast="0"/>
      <w:bookmarkEnd w:id="593"/>
      <w:r>
        <w:t>Author contributions</w:t>
      </w:r>
    </w:p>
    <w:p w14:paraId="1E089A1E" w14:textId="77777777" w:rsidR="007E6C1E" w:rsidRDefault="00CE0BB1">
      <w:r>
        <w:t>G.H., N.M.D., L.Z. conceived the idea</w:t>
      </w:r>
    </w:p>
    <w:p w14:paraId="4B0D36A8" w14:textId="77777777" w:rsidR="007E6C1E" w:rsidRDefault="00CE0BB1">
      <w:r>
        <w:t>G.H.</w:t>
      </w:r>
      <w:ins w:id="594" w:author="Author" w:date="2020-08-24T22:19:00Z">
        <w:r>
          <w:t xml:space="preserve"> and M.J.T.</w:t>
        </w:r>
      </w:ins>
      <w:r>
        <w:t xml:space="preserve"> perform</w:t>
      </w:r>
      <w:r>
        <w:t>ed the analysis</w:t>
      </w:r>
    </w:p>
    <w:p w14:paraId="54F6A8FE" w14:textId="77777777" w:rsidR="007E6C1E" w:rsidRDefault="00CE0BB1">
      <w:r>
        <w:t>G.G., G.H., and T.P. wrote the software</w:t>
      </w:r>
    </w:p>
    <w:p w14:paraId="15BDE993" w14:textId="77777777" w:rsidR="007E6C1E" w:rsidRDefault="00CE0BB1">
      <w:pPr>
        <w:rPr>
          <w:sz w:val="24"/>
          <w:szCs w:val="24"/>
        </w:rPr>
      </w:pPr>
      <w:r>
        <w:t>All authors discussed the results and contributed to the final manuscript</w:t>
      </w:r>
    </w:p>
    <w:p w14:paraId="31B662F4" w14:textId="77777777" w:rsidR="007E6C1E" w:rsidRDefault="00CE0BB1">
      <w:pPr>
        <w:pStyle w:val="Heading2"/>
        <w:spacing w:line="301" w:lineRule="auto"/>
      </w:pPr>
      <w:bookmarkStart w:id="595" w:name="_npcfalemus9v" w:colFirst="0" w:colLast="0"/>
      <w:bookmarkEnd w:id="595"/>
      <w:r>
        <w:t>Competing interests</w:t>
      </w:r>
    </w:p>
    <w:p w14:paraId="3CFEE71C" w14:textId="77777777" w:rsidR="007E6C1E" w:rsidRDefault="00CE0BB1">
      <w:r>
        <w:t>None</w:t>
      </w:r>
    </w:p>
    <w:p w14:paraId="19F4E70E" w14:textId="77777777" w:rsidR="007E6C1E" w:rsidRDefault="00CE0BB1">
      <w:pPr>
        <w:pStyle w:val="Heading2"/>
      </w:pPr>
      <w:bookmarkStart w:id="596" w:name="_lxl5ks5ivf8r" w:colFirst="0" w:colLast="0"/>
      <w:bookmarkEnd w:id="596"/>
      <w:r>
        <w:t>Patient and public involvement</w:t>
      </w:r>
    </w:p>
    <w:p w14:paraId="6350BB4E" w14:textId="77777777" w:rsidR="007E6C1E" w:rsidRDefault="00CE0BB1">
      <w:r>
        <w:t>This research was done without patient involvement.  Patients were not invited to comment on the study design and were not consulted to develop patient relevant outcomes or interpret the results. Patients were not invited to contribute to the writing or ed</w:t>
      </w:r>
      <w:r>
        <w:t>iting of this document for readability or accuracy.</w:t>
      </w:r>
    </w:p>
    <w:p w14:paraId="2B2E9A85" w14:textId="77777777" w:rsidR="007E6C1E" w:rsidRDefault="007E6C1E"/>
    <w:p w14:paraId="7EEF8D57" w14:textId="77777777" w:rsidR="0046157E" w:rsidRDefault="0046157E">
      <w:pPr>
        <w:rPr>
          <w:del w:id="597" w:author="Author" w:date="2020-08-24T22:19:00Z"/>
        </w:rPr>
      </w:pPr>
      <w:bookmarkStart w:id="598" w:name="_lcq8vnash9eo" w:colFirst="0" w:colLast="0"/>
      <w:bookmarkEnd w:id="598"/>
    </w:p>
    <w:p w14:paraId="470E4368" w14:textId="77777777" w:rsidR="0046157E" w:rsidRDefault="0046157E">
      <w:pPr>
        <w:rPr>
          <w:del w:id="599" w:author="Author" w:date="2020-08-24T22:19:00Z"/>
        </w:rPr>
      </w:pPr>
    </w:p>
    <w:p w14:paraId="35EAAB78" w14:textId="77777777" w:rsidR="007E6C1E" w:rsidRDefault="00CE0BB1">
      <w:pPr>
        <w:pStyle w:val="Heading2"/>
        <w:rPr>
          <w:ins w:id="600" w:author="Author" w:date="2020-08-24T22:19:00Z"/>
        </w:rPr>
      </w:pPr>
      <w:ins w:id="601" w:author="Author" w:date="2020-08-24T22:19:00Z">
        <w:r>
          <w:t>Data availability</w:t>
        </w:r>
      </w:ins>
    </w:p>
    <w:p w14:paraId="06C0FB8E" w14:textId="77777777" w:rsidR="007E6C1E" w:rsidRDefault="00CE0BB1">
      <w:pPr>
        <w:rPr>
          <w:ins w:id="602" w:author="Author" w:date="2020-08-24T22:19:00Z"/>
        </w:rPr>
      </w:pPr>
      <w:ins w:id="603" w:author="Author" w:date="2020-08-24T22:19:00Z">
        <w:r>
          <w:t>All code is available in the following github repositories:</w:t>
        </w:r>
      </w:ins>
    </w:p>
    <w:p w14:paraId="347F2BB6" w14:textId="77777777" w:rsidR="007E6C1E" w:rsidRDefault="00CE0BB1">
      <w:pPr>
        <w:rPr>
          <w:ins w:id="604" w:author="Author" w:date="2020-08-24T22:19:00Z"/>
        </w:rPr>
      </w:pPr>
      <w:ins w:id="605" w:author="Author" w:date="2020-08-24T22:19:00Z">
        <w:r>
          <w:fldChar w:fldCharType="begin"/>
        </w:r>
        <w:r>
          <w:instrText xml:space="preserve"> HYPERLINK "https://github.com/MRCIEU/ukbb-covid-collider" \h </w:instrText>
        </w:r>
        <w:r>
          <w:fldChar w:fldCharType="separate"/>
        </w:r>
        <w:r>
          <w:rPr>
            <w:color w:val="1155CC"/>
            <w:u w:val="single"/>
          </w:rPr>
          <w:t>https://github.com/MRCIEU/ukbb-covid-collider</w:t>
        </w:r>
        <w:r>
          <w:rPr>
            <w:color w:val="1155CC"/>
            <w:u w:val="single"/>
          </w:rPr>
          <w:fldChar w:fldCharType="end"/>
        </w:r>
      </w:ins>
    </w:p>
    <w:p w14:paraId="0DBCB6A4" w14:textId="77777777" w:rsidR="007E6C1E" w:rsidRDefault="00CE0BB1">
      <w:pPr>
        <w:rPr>
          <w:ins w:id="606" w:author="Author" w:date="2020-08-24T22:19:00Z"/>
        </w:rPr>
      </w:pPr>
      <w:ins w:id="607" w:author="Author" w:date="2020-08-24T22:19:00Z">
        <w:r>
          <w:fldChar w:fldCharType="begin"/>
        </w:r>
        <w:r>
          <w:instrText xml:space="preserve"> HYPERLINK "</w:instrText>
        </w:r>
        <w:r>
          <w:instrText xml:space="preserve">https://github.com/explodecomputer/covid_ascertainment" \h </w:instrText>
        </w:r>
        <w:r>
          <w:fldChar w:fldCharType="separate"/>
        </w:r>
        <w:r>
          <w:rPr>
            <w:color w:val="1155CC"/>
            <w:u w:val="single"/>
          </w:rPr>
          <w:t>https://github.com/explodecomputer/covid_ascertainment</w:t>
        </w:r>
        <w:r>
          <w:rPr>
            <w:color w:val="1155CC"/>
            <w:u w:val="single"/>
          </w:rPr>
          <w:fldChar w:fldCharType="end"/>
        </w:r>
      </w:ins>
    </w:p>
    <w:p w14:paraId="1BB77D09" w14:textId="77777777" w:rsidR="007E6C1E" w:rsidRDefault="00CE0BB1">
      <w:pPr>
        <w:rPr>
          <w:ins w:id="608" w:author="Author" w:date="2020-08-24T22:19:00Z"/>
        </w:rPr>
      </w:pPr>
      <w:ins w:id="609" w:author="Author" w:date="2020-08-24T22:19:00Z">
        <w:r>
          <w:fldChar w:fldCharType="begin"/>
        </w:r>
        <w:r>
          <w:instrText xml:space="preserve"> HYPERLINK "https://github.com/explodecomputer/ascrtain" \h </w:instrText>
        </w:r>
        <w:r>
          <w:fldChar w:fldCharType="separate"/>
        </w:r>
        <w:r>
          <w:rPr>
            <w:color w:val="1155CC"/>
            <w:u w:val="single"/>
          </w:rPr>
          <w:t>https://github.com/explodecomputer/ascrtain</w:t>
        </w:r>
        <w:r>
          <w:rPr>
            <w:color w:val="1155CC"/>
            <w:u w:val="single"/>
          </w:rPr>
          <w:fldChar w:fldCharType="end"/>
        </w:r>
      </w:ins>
    </w:p>
    <w:p w14:paraId="6944725F" w14:textId="77777777" w:rsidR="007E6C1E" w:rsidRDefault="007E6C1E">
      <w:pPr>
        <w:rPr>
          <w:ins w:id="610" w:author="Author" w:date="2020-08-24T22:19:00Z"/>
        </w:rPr>
      </w:pPr>
    </w:p>
    <w:p w14:paraId="01E497E2" w14:textId="77777777" w:rsidR="007E6C1E" w:rsidRDefault="00CE0BB1">
      <w:pPr>
        <w:rPr>
          <w:ins w:id="611" w:author="Author" w:date="2020-08-24T22:19:00Z"/>
        </w:rPr>
      </w:pPr>
      <w:ins w:id="612" w:author="Author" w:date="2020-08-24T22:19:00Z">
        <w:r>
          <w:t>All data analysed was provided by</w:t>
        </w:r>
        <w:r>
          <w:t xml:space="preserve"> the UK Biobank and can be accessed via </w:t>
        </w:r>
        <w:r>
          <w:fldChar w:fldCharType="begin"/>
        </w:r>
        <w:r>
          <w:instrText xml:space="preserve"> HYPERLINK "https://www.ukbiobank.ac.uk/" \h </w:instrText>
        </w:r>
        <w:r>
          <w:fldChar w:fldCharType="separate"/>
        </w:r>
        <w:r>
          <w:rPr>
            <w:color w:val="1155CC"/>
            <w:u w:val="single"/>
          </w:rPr>
          <w:t>https://www.ukbiobank.ac.uk/</w:t>
        </w:r>
        <w:r>
          <w:rPr>
            <w:color w:val="1155CC"/>
            <w:u w:val="single"/>
          </w:rPr>
          <w:fldChar w:fldCharType="end"/>
        </w:r>
        <w:r>
          <w:t>.</w:t>
        </w:r>
      </w:ins>
    </w:p>
    <w:p w14:paraId="39A365C2" w14:textId="77777777" w:rsidR="007E6C1E" w:rsidRDefault="007E6C1E">
      <w:pPr>
        <w:rPr>
          <w:ins w:id="613" w:author="Author" w:date="2020-08-24T22:19:00Z"/>
        </w:rPr>
      </w:pPr>
    </w:p>
    <w:p w14:paraId="4C83A735" w14:textId="77777777" w:rsidR="007E6C1E" w:rsidRDefault="00CE0BB1">
      <w:pPr>
        <w:numPr>
          <w:ilvl w:val="0"/>
          <w:numId w:val="1"/>
        </w:numPr>
        <w:pPrChange w:id="614" w:author="Author" w:date="2020-08-24T22:19:00Z">
          <w:pPr>
            <w:numPr>
              <w:numId w:val="4"/>
            </w:numPr>
            <w:ind w:left="720" w:hanging="360"/>
          </w:pPr>
        </w:pPrChange>
      </w:pPr>
      <w:r>
        <w:br w:type="page"/>
      </w:r>
    </w:p>
    <w:p w14:paraId="71B28407" w14:textId="093CCFEA" w:rsidR="007E6C1E" w:rsidRDefault="00CE0BB1">
      <w:pPr>
        <w:pStyle w:val="Heading3"/>
      </w:pPr>
      <w:bookmarkStart w:id="615" w:name="_g7fbq9c65rx" w:colFirst="0" w:colLast="0"/>
      <w:bookmarkEnd w:id="615"/>
      <w:r>
        <w:lastRenderedPageBreak/>
        <w:t xml:space="preserve">Box 1: Collider bias in the context of </w:t>
      </w:r>
      <w:del w:id="616" w:author="Author" w:date="2020-08-24T22:19:00Z">
        <w:r w:rsidR="00F00BA8">
          <w:delText xml:space="preserve">prediction and </w:delText>
        </w:r>
      </w:del>
      <w:r>
        <w:t xml:space="preserve">aetiological </w:t>
      </w:r>
      <w:ins w:id="617" w:author="Author" w:date="2020-08-24T22:19:00Z">
        <w:r>
          <w:t xml:space="preserve">and prediction </w:t>
        </w:r>
      </w:ins>
      <w:r>
        <w:t>studies</w:t>
      </w:r>
    </w:p>
    <w:p w14:paraId="687FF055" w14:textId="77777777" w:rsidR="007E6C1E" w:rsidRDefault="007E6C1E">
      <w:pPr>
        <w:rPr>
          <w:b/>
        </w:rPr>
      </w:pPr>
    </w:p>
    <w:p w14:paraId="0F33ED62" w14:textId="6B5D6C7E" w:rsidR="007E6C1E" w:rsidRDefault="00CE0BB1">
      <w:ins w:id="618" w:author="Author" w:date="2020-08-24T22:19:00Z">
        <w:r>
          <w:t xml:space="preserve">The term “risk factor” has been used synonymously for both causal factors and predictors in the literature </w:t>
        </w:r>
        <w:r>
          <w:fldChar w:fldCharType="begin"/>
        </w:r>
        <w:r>
          <w:instrText xml:space="preserve"> HYPERLINK "https://paperpile.com/c/dg2jLS/pA1o+SjkR" \h </w:instrText>
        </w:r>
        <w:r>
          <w:fldChar w:fldCharType="separate"/>
        </w:r>
        <w:r>
          <w:rPr>
            <w:color w:val="000000"/>
          </w:rPr>
          <w:t>(79,80)</w:t>
        </w:r>
        <w:r>
          <w:rPr>
            <w:color w:val="000000"/>
          </w:rPr>
          <w:fldChar w:fldCharType="end"/>
        </w:r>
        <w:r>
          <w:t xml:space="preserve">. </w:t>
        </w:r>
      </w:ins>
      <w:r>
        <w:t>An aetiological study seeks to identify causes of the outcome of interest (“caus</w:t>
      </w:r>
      <w:r>
        <w:t xml:space="preserve">al factors”), whereas a predictive study aims to </w:t>
      </w:r>
      <w:ins w:id="619" w:author="Author" w:date="2020-08-24T22:19:00Z">
        <w:r>
          <w:t xml:space="preserve">develop scores that </w:t>
        </w:r>
      </w:ins>
      <w:r>
        <w:t xml:space="preserve">predict the outcome from a range of variables (“predictors”) which need not be causal. </w:t>
      </w:r>
      <w:del w:id="620" w:author="Author" w:date="2020-08-24T22:19:00Z">
        <w:r w:rsidR="00F00BA8">
          <w:delText>The</w:delText>
        </w:r>
      </w:del>
      <w:ins w:id="621" w:author="Author" w:date="2020-08-24T22:19:00Z">
        <w:r>
          <w:t>While the</w:t>
        </w:r>
      </w:ins>
      <w:r>
        <w:t xml:space="preserve"> term </w:t>
      </w:r>
      <w:del w:id="622" w:author="Author" w:date="2020-08-24T22:19:00Z">
        <w:r w:rsidR="00F00BA8">
          <w:delText>“</w:delText>
        </w:r>
      </w:del>
      <w:ins w:id="623" w:author="Author" w:date="2020-08-24T22:19:00Z">
        <w:r>
          <w:t>‘</w:t>
        </w:r>
      </w:ins>
      <w:r>
        <w:t xml:space="preserve">risk </w:t>
      </w:r>
      <w:del w:id="624" w:author="Author" w:date="2020-08-24T22:19:00Z">
        <w:r w:rsidR="00F00BA8">
          <w:delText>factor” has been used synonymously</w:delText>
        </w:r>
      </w:del>
      <w:ins w:id="625" w:author="Author" w:date="2020-08-24T22:19:00Z">
        <w:r>
          <w:t xml:space="preserve">factor’ can be ambiguous and refer to either a hypothesised causal determinant </w:t>
        </w:r>
        <w:r>
          <w:t>or a predictor of the disease, we use it throughout this paper</w:t>
        </w:r>
      </w:ins>
      <w:r>
        <w:t xml:space="preserve"> for </w:t>
      </w:r>
      <w:ins w:id="626" w:author="Author" w:date="2020-08-24T22:19:00Z">
        <w:r>
          <w:t xml:space="preserve">the sake of brevity as causal inference and prediction analyses </w:t>
        </w:r>
      </w:ins>
      <w:r>
        <w:t xml:space="preserve">both </w:t>
      </w:r>
      <w:del w:id="627" w:author="Author" w:date="2020-08-24T22:19:00Z">
        <w:r w:rsidR="00F00BA8">
          <w:delText>causal factors and predictors</w:delText>
        </w:r>
      </w:del>
      <w:ins w:id="628" w:author="Author" w:date="2020-08-24T22:19:00Z">
        <w:r>
          <w:t>share a vulnerability to the detrimental impacts of collider bias</w:t>
        </w:r>
      </w:ins>
      <w:r>
        <w:t xml:space="preserve"> in the </w:t>
      </w:r>
      <w:del w:id="629" w:author="Author" w:date="2020-08-24T22:19:00Z">
        <w:r w:rsidR="00F00BA8">
          <w:delText xml:space="preserve">literature </w:delText>
        </w:r>
        <w:r>
          <w:fldChar w:fldCharType="begin"/>
        </w:r>
        <w:r>
          <w:delInstrText xml:space="preserve"> HYPERLINK "https://paperpile.com/c/dg2jLS/pA1o+SjkR" \h </w:delInstrText>
        </w:r>
        <w:r>
          <w:fldChar w:fldCharType="separate"/>
        </w:r>
        <w:r w:rsidR="00F00BA8">
          <w:rPr>
            <w:color w:val="000000"/>
          </w:rPr>
          <w:delText>(65,66)</w:delText>
        </w:r>
        <w:r>
          <w:rPr>
            <w:color w:val="000000"/>
          </w:rPr>
          <w:fldChar w:fldCharType="end"/>
        </w:r>
        <w:r w:rsidR="00F00BA8">
          <w:delText xml:space="preserve">. </w:delText>
        </w:r>
      </w:del>
      <w:ins w:id="630" w:author="Author" w:date="2020-08-24T22:19:00Z">
        <w:r>
          <w:t>COVID-19 context - where typically the selected</w:t>
        </w:r>
        <w:r>
          <w:t xml:space="preserve"> samples are being used to develop models relevant to the general population. But for clarity we outline below how collider bias differentially impacts causal inference and prediction.</w:t>
        </w:r>
      </w:ins>
      <w:r>
        <w:t xml:space="preserve"> </w:t>
      </w:r>
    </w:p>
    <w:p w14:paraId="56268FC8" w14:textId="77777777" w:rsidR="007E6C1E" w:rsidRDefault="007E6C1E"/>
    <w:p w14:paraId="2066DAED" w14:textId="77777777" w:rsidR="007E6C1E" w:rsidRDefault="00CE0BB1">
      <w:r>
        <w:t>Risk factors measured in observational studies, may associate with ou</w:t>
      </w:r>
      <w:r>
        <w:t>tcomes of interest (e.g. hospitalised with COVID-19), for many reasons. For example, the factor may affect the outcome (true causal interpretation), statistical evidence of association may be purely due to chance, the outcome may affect the factor (reverse</w:t>
      </w:r>
      <w:r>
        <w:t xml:space="preserve"> causation), there may be a third factor that causes both the exposure and the outcome (confounding), or the exposure and outcome (or causes of the exposure and/or outcome) may influence likelihood of being selected into the study (collider bias). </w:t>
      </w:r>
    </w:p>
    <w:p w14:paraId="24E985D3" w14:textId="77777777" w:rsidR="007E6C1E" w:rsidRDefault="007E6C1E"/>
    <w:p w14:paraId="2DBFAD52" w14:textId="7A180120" w:rsidR="007E6C1E" w:rsidRDefault="00CE0BB1">
      <w:r>
        <w:t>Aetiol</w:t>
      </w:r>
      <w:r>
        <w:t>ogical studies are in principle only concerned with the causal effect, and aim to avoid all forms of bias. By contrast, some forms of bias such as confounding or reverse causation can actually improve the performance of a prediction study. As long as the c</w:t>
      </w:r>
      <w:r>
        <w:t xml:space="preserve">ausal structure by which the study sample is drawn from the target population is the same as in the population in which predictions will be made, it can be of benefit to leverage these distinct association mechanisms to improve prediction accuracy </w:t>
      </w:r>
      <w:r>
        <w:fldChar w:fldCharType="begin"/>
      </w:r>
      <w:r>
        <w:instrText xml:space="preserve"> HYPER</w:instrText>
      </w:r>
      <w:r>
        <w:instrText xml:space="preserve">LINK "https://paperpile.com/c/dg2jLS/djuP+Agzg" \h </w:instrText>
      </w:r>
      <w:r>
        <w:fldChar w:fldCharType="separate"/>
      </w:r>
      <w:r>
        <w:rPr>
          <w:color w:val="000000"/>
        </w:rPr>
        <w:t>(</w:t>
      </w:r>
      <w:del w:id="631" w:author="Author" w:date="2020-08-24T22:19:00Z">
        <w:r w:rsidR="00F00BA8">
          <w:rPr>
            <w:color w:val="000000"/>
          </w:rPr>
          <w:delText>67,68</w:delText>
        </w:r>
      </w:del>
      <w:ins w:id="632" w:author="Author" w:date="2020-08-24T22:19:00Z">
        <w:r>
          <w:rPr>
            <w:color w:val="000000"/>
          </w:rPr>
          <w:t>81,82</w:t>
        </w:r>
      </w:ins>
      <w:r>
        <w:rPr>
          <w:color w:val="000000"/>
        </w:rPr>
        <w:t>)</w:t>
      </w:r>
      <w:r>
        <w:rPr>
          <w:color w:val="000000"/>
        </w:rPr>
        <w:fldChar w:fldCharType="end"/>
      </w:r>
      <w:r>
        <w:t xml:space="preserve">. </w:t>
      </w:r>
    </w:p>
    <w:p w14:paraId="2D68E913" w14:textId="77777777" w:rsidR="007E6C1E" w:rsidRDefault="007E6C1E"/>
    <w:p w14:paraId="2CC23FEA" w14:textId="05F02370" w:rsidR="007E6C1E" w:rsidRDefault="00F00BA8">
      <w:del w:id="633" w:author="Author" w:date="2020-08-24T22:19:00Z">
        <w:r>
          <w:delText>Under</w:delText>
        </w:r>
      </w:del>
      <w:ins w:id="634" w:author="Author" w:date="2020-08-24T22:19:00Z">
        <w:r w:rsidR="00CE0BB1">
          <w:t>Similarly, under</w:t>
        </w:r>
      </w:ins>
      <w:r w:rsidR="00CE0BB1">
        <w:t xml:space="preserve"> certain circumstances collider bias can improve prediction performance if the training sample and the sample to be predicted have the same patterns of sample selection. For exa</w:t>
      </w:r>
      <w:r w:rsidR="00CE0BB1">
        <w:t xml:space="preserve">mple, if the factors causing having a test for COVID-19 are the same/similar across the UK, a predictive model for the result being positive that was developed in London will perform well in the North East </w:t>
      </w:r>
      <w:ins w:id="635" w:author="Author" w:date="2020-08-24T22:19:00Z">
        <w:r w:rsidR="00CE0BB1">
          <w:t xml:space="preserve">of England </w:t>
        </w:r>
      </w:ins>
      <w:r w:rsidR="00CE0BB1">
        <w:t>if those samples are both</w:t>
      </w:r>
      <w:ins w:id="636" w:author="Author" w:date="2020-08-24T22:19:00Z">
        <w:r w:rsidR="00CE0BB1">
          <w:t xml:space="preserve"> non-randomly</w:t>
        </w:r>
      </w:ins>
      <w:r w:rsidR="00CE0BB1">
        <w:t xml:space="preserve"> </w:t>
      </w:r>
      <w:r w:rsidR="00CE0BB1">
        <w:t xml:space="preserve">selected in the same way. However, collider bias is a problem for the generalisability of both causal inference and prediction in the target population when the training sample is </w:t>
      </w:r>
      <w:ins w:id="637" w:author="Author" w:date="2020-08-24T22:19:00Z">
        <w:r w:rsidR="00CE0BB1">
          <w:t xml:space="preserve">non-randomly </w:t>
        </w:r>
      </w:ins>
      <w:r w:rsidR="00CE0BB1">
        <w:t xml:space="preserve">selected, because it induces artifactual associations that are </w:t>
      </w:r>
      <w:r w:rsidR="00CE0BB1">
        <w:t>idiosyncratic to that dataset. If the intention is to predict COVID-19 status, rather than COVID-19 status conditional on being tested, the prediction will underperform.</w:t>
      </w:r>
    </w:p>
    <w:p w14:paraId="331ACED2" w14:textId="77777777" w:rsidR="007E6C1E" w:rsidRDefault="007E6C1E"/>
    <w:p w14:paraId="267D2DD3" w14:textId="688C2812" w:rsidR="007E6C1E" w:rsidRDefault="00F00BA8">
      <w:pPr>
        <w:rPr>
          <w:b/>
        </w:rPr>
      </w:pPr>
      <w:del w:id="638" w:author="Author" w:date="2020-08-24T22:19:00Z">
        <w:r>
          <w:delText>While the term ‘risk factor’ can be ambiguous and refer to either a hypothesised causal determinant or a predictor of the disease, we intentionally use it throughout this paper for the sake of brevity as causal inference and prediction analyses both share a vulnerability to the detrimental impacts of collider bias in the COVID-19 context - where typically the selected samples are being used to develop models relevant to the general population.</w:delText>
        </w:r>
      </w:del>
      <w:r w:rsidR="00CE0BB1">
        <w:br w:type="page"/>
      </w:r>
    </w:p>
    <w:p w14:paraId="2B53C1D5" w14:textId="77777777" w:rsidR="007E6C1E" w:rsidRDefault="00CE0BB1">
      <w:pPr>
        <w:rPr>
          <w:b/>
        </w:rPr>
      </w:pPr>
      <w:r>
        <w:rPr>
          <w:b/>
        </w:rPr>
        <w:lastRenderedPageBreak/>
        <w:t>Box 2. The potential association between ACE inhibitors and COVID-19: why sampling bias matters</w:t>
      </w:r>
    </w:p>
    <w:p w14:paraId="473FDB79" w14:textId="63EA3711" w:rsidR="007E6C1E" w:rsidRDefault="00CE0BB1">
      <w:pPr>
        <w:spacing w:before="240" w:after="240"/>
        <w:jc w:val="both"/>
      </w:pPr>
      <w:r>
        <w:t>One research question that has gained attention is whether blood pressure lowering drugs such as ACE inhibitors (ACE-i) and angiotensin-receptor blockers (ARBs)</w:t>
      </w:r>
      <w:r>
        <w:t xml:space="preserve">, which act on the Renin–Angiotensin–Aldosterone System (RAAS) system, make patients more susceptible to COVID-19 infection </w:t>
      </w:r>
      <w:r>
        <w:fldChar w:fldCharType="begin"/>
      </w:r>
      <w:r>
        <w:instrText xml:space="preserve"> HYPERLINK "https://paperpile.com/c/dg2jLS/q7DC+WKM1+USx6+aU9U+cI6V" \h </w:instrText>
      </w:r>
      <w:r>
        <w:fldChar w:fldCharType="separate"/>
      </w:r>
      <w:r>
        <w:rPr>
          <w:color w:val="000000"/>
        </w:rPr>
        <w:t>(</w:t>
      </w:r>
      <w:del w:id="639" w:author="Author" w:date="2020-08-24T22:19:00Z">
        <w:r w:rsidR="00F00BA8">
          <w:rPr>
            <w:color w:val="000000"/>
          </w:rPr>
          <w:delText>69–73</w:delText>
        </w:r>
      </w:del>
      <w:ins w:id="640" w:author="Author" w:date="2020-08-24T22:19:00Z">
        <w:r>
          <w:rPr>
            <w:color w:val="000000"/>
          </w:rPr>
          <w:t>83–87</w:t>
        </w:r>
      </w:ins>
      <w:r>
        <w:rPr>
          <w:color w:val="000000"/>
        </w:rPr>
        <w:t>)</w:t>
      </w:r>
      <w:r>
        <w:rPr>
          <w:color w:val="000000"/>
        </w:rPr>
        <w:fldChar w:fldCharType="end"/>
      </w:r>
      <w:r>
        <w:t>.</w:t>
      </w:r>
    </w:p>
    <w:p w14:paraId="77D39BA7" w14:textId="2FE910A3" w:rsidR="007E6C1E" w:rsidRDefault="00CE0BB1">
      <w:pPr>
        <w:spacing w:before="240" w:after="240"/>
        <w:jc w:val="both"/>
        <w:rPr>
          <w:sz w:val="16"/>
          <w:szCs w:val="16"/>
        </w:rPr>
      </w:pPr>
      <w:r>
        <w:t>Relationships between ACE-i/ARBs and COVID-19 ar</w:t>
      </w:r>
      <w:r>
        <w:t xml:space="preserve">e to be investigated in clinical trials </w:t>
      </w:r>
      <w:r>
        <w:fldChar w:fldCharType="begin"/>
      </w:r>
      <w:r>
        <w:instrText xml:space="preserve"> HYPERLINK "https://paperpile.com/c/dg2jLS/pumS+CCWW" \h </w:instrText>
      </w:r>
      <w:r>
        <w:fldChar w:fldCharType="separate"/>
      </w:r>
      <w:r>
        <w:rPr>
          <w:color w:val="000000"/>
        </w:rPr>
        <w:t>(</w:t>
      </w:r>
      <w:del w:id="641" w:author="Author" w:date="2020-08-24T22:19:00Z">
        <w:r w:rsidR="00F00BA8">
          <w:rPr>
            <w:color w:val="000000"/>
          </w:rPr>
          <w:delText>74,75</w:delText>
        </w:r>
      </w:del>
      <w:ins w:id="642" w:author="Author" w:date="2020-08-24T22:19:00Z">
        <w:r>
          <w:rPr>
            <w:color w:val="000000"/>
          </w:rPr>
          <w:t>88,89</w:t>
        </w:r>
      </w:ins>
      <w:r>
        <w:rPr>
          <w:color w:val="000000"/>
        </w:rPr>
        <w:t>)</w:t>
      </w:r>
      <w:r>
        <w:rPr>
          <w:color w:val="000000"/>
        </w:rPr>
        <w:fldChar w:fldCharType="end"/>
      </w:r>
      <w:r>
        <w:t xml:space="preserve">, but in the meantime have been rapidly investigated through observational studies </w:t>
      </w:r>
      <w:r>
        <w:fldChar w:fldCharType="begin"/>
      </w:r>
      <w:r>
        <w:instrText xml:space="preserve"> HYPERLINK "https://paperpile.com/c/dg2jLS/s7f3+Dx4X+iLZB" \h </w:instrText>
      </w:r>
      <w:r>
        <w:fldChar w:fldCharType="separate"/>
      </w:r>
      <w:r>
        <w:rPr>
          <w:color w:val="000000"/>
        </w:rPr>
        <w:t>(</w:t>
      </w:r>
      <w:del w:id="643" w:author="Author" w:date="2020-08-24T22:19:00Z">
        <w:r w:rsidR="00F00BA8">
          <w:rPr>
            <w:color w:val="000000"/>
          </w:rPr>
          <w:delText>76–78</w:delText>
        </w:r>
      </w:del>
      <w:ins w:id="644" w:author="Author" w:date="2020-08-24T22:19:00Z">
        <w:r>
          <w:rPr>
            <w:color w:val="000000"/>
          </w:rPr>
          <w:t>90–92</w:t>
        </w:r>
      </w:ins>
      <w:r>
        <w:rPr>
          <w:color w:val="000000"/>
        </w:rPr>
        <w:t>)</w:t>
      </w:r>
      <w:r>
        <w:rPr>
          <w:color w:val="000000"/>
        </w:rPr>
        <w:fldChar w:fldCharType="end"/>
      </w:r>
      <w:r>
        <w:t xml:space="preserve">. One such recent analysis used data from a UK COVID-19 symptom tracker app </w:t>
      </w:r>
      <w:r>
        <w:fldChar w:fldCharType="begin"/>
      </w:r>
      <w:r>
        <w:instrText xml:space="preserve"> HYPERLINK "https://paperpile.com/c/dg2jLS/L3Dw" \h </w:instrText>
      </w:r>
      <w:r>
        <w:fldChar w:fldCharType="separate"/>
      </w:r>
      <w:r>
        <w:rPr>
          <w:color w:val="000000"/>
        </w:rPr>
        <w:t>(</w:t>
      </w:r>
      <w:del w:id="645" w:author="Author" w:date="2020-08-24T22:19:00Z">
        <w:r w:rsidR="00F00BA8">
          <w:rPr>
            <w:color w:val="000000"/>
          </w:rPr>
          <w:delText>79</w:delText>
        </w:r>
      </w:del>
      <w:ins w:id="646" w:author="Author" w:date="2020-08-24T22:19:00Z">
        <w:r>
          <w:rPr>
            <w:color w:val="000000"/>
          </w:rPr>
          <w:t>93</w:t>
        </w:r>
      </w:ins>
      <w:r>
        <w:rPr>
          <w:color w:val="000000"/>
        </w:rPr>
        <w:t>)</w:t>
      </w:r>
      <w:r>
        <w:rPr>
          <w:color w:val="000000"/>
        </w:rPr>
        <w:fldChar w:fldCharType="end"/>
      </w:r>
      <w:r>
        <w:t>,</w:t>
      </w:r>
      <w:r>
        <w:rPr>
          <w:sz w:val="16"/>
          <w:szCs w:val="16"/>
        </w:rPr>
        <w:t xml:space="preserve"> </w:t>
      </w:r>
      <w:r>
        <w:t>which was released in March just before the UK Lockdown policy was implemented to increase social distancing. The</w:t>
      </w:r>
      <w:r>
        <w:t xml:space="preserve"> app allows members of the public to contribute to research through self-reporting data including demographics, conditions, medications, symptoms and COVID-19 test results. The researchers observed that people reporting ACE-i use were twice as likely to </w:t>
      </w:r>
      <w:ins w:id="647" w:author="Author" w:date="2020-08-24T22:19:00Z">
        <w:r>
          <w:t>se</w:t>
        </w:r>
        <w:r>
          <w:t>lf-</w:t>
        </w:r>
      </w:ins>
      <w:r>
        <w:t>report COVID-19</w:t>
      </w:r>
      <w:ins w:id="648" w:author="Author" w:date="2020-08-24T22:19:00Z">
        <w:r>
          <w:t xml:space="preserve"> infection based on</w:t>
        </w:r>
      </w:ins>
      <w:r>
        <w:t xml:space="preserve"> symptoms, even after adjusting for differences in age, BMI, sex, diabetes, and heart disease </w:t>
      </w:r>
      <w:r>
        <w:fldChar w:fldCharType="begin"/>
      </w:r>
      <w:r>
        <w:instrText xml:space="preserve"> HYPERLINK "https://paperpile.com/c/dg2jLS/pCdi" \h </w:instrText>
      </w:r>
      <w:r>
        <w:fldChar w:fldCharType="separate"/>
      </w:r>
      <w:r>
        <w:rPr>
          <w:color w:val="000000"/>
        </w:rPr>
        <w:t>(</w:t>
      </w:r>
      <w:del w:id="649" w:author="Author" w:date="2020-08-24T22:19:00Z">
        <w:r w:rsidR="00F00BA8">
          <w:rPr>
            <w:color w:val="000000"/>
          </w:rPr>
          <w:delText>24</w:delText>
        </w:r>
      </w:del>
      <w:ins w:id="650" w:author="Author" w:date="2020-08-24T22:19:00Z">
        <w:r>
          <w:rPr>
            <w:color w:val="000000"/>
          </w:rPr>
          <w:t>30</w:t>
        </w:r>
      </w:ins>
      <w:r>
        <w:rPr>
          <w:color w:val="000000"/>
        </w:rPr>
        <w:t>)</w:t>
      </w:r>
      <w:r>
        <w:rPr>
          <w:color w:val="000000"/>
        </w:rPr>
        <w:fldChar w:fldCharType="end"/>
      </w:r>
      <w:del w:id="651" w:author="Author" w:date="2020-08-24T22:19:00Z">
        <w:r w:rsidR="00F00BA8">
          <w:delText>.</w:delText>
        </w:r>
      </w:del>
      <w:ins w:id="652" w:author="Author" w:date="2020-08-24T22:19:00Z">
        <w:r>
          <w:t xml:space="preserve">. This association was attenuated from an odds ratio greater than </w:t>
        </w:r>
        <w:r>
          <w:t>four from an earlier freeze of the data, which comprised a smaller (and likely more selected) sample. When estimating the association only amongst individuals tested for COVID-19 infection the direction of the effect reversed, and ACE-i use appeared mildly</w:t>
        </w:r>
        <w:r>
          <w:t xml:space="preserve"> protective. The simplest explanation for such volatility in estimates is that sample selection differed across the sample subsets.</w:t>
        </w:r>
      </w:ins>
    </w:p>
    <w:p w14:paraId="0C0748B0" w14:textId="1D375EE5" w:rsidR="007E6C1E" w:rsidRDefault="00CE0BB1">
      <w:pPr>
        <w:spacing w:before="240" w:after="240"/>
        <w:jc w:val="both"/>
      </w:pPr>
      <w:r>
        <w:t xml:space="preserve">The researchers </w:t>
      </w:r>
      <w:ins w:id="653" w:author="Author" w:date="2020-08-24T22:19:00Z">
        <w:r>
          <w:t xml:space="preserve">diligently </w:t>
        </w:r>
      </w:ins>
      <w:r>
        <w:t xml:space="preserve">investigated </w:t>
      </w:r>
      <w:del w:id="654" w:author="Author" w:date="2020-08-24T22:19:00Z">
        <w:r w:rsidR="00F00BA8">
          <w:delText>whether</w:delText>
        </w:r>
      </w:del>
      <w:ins w:id="655" w:author="Author" w:date="2020-08-24T22:19:00Z">
        <w:r>
          <w:t xml:space="preserve">the role of collider bias using a method similar to that presented in </w:t>
        </w:r>
        <w:r>
          <w:rPr>
            <w:b/>
          </w:rPr>
          <w:t>Figure 3</w:t>
        </w:r>
        <w:r>
          <w:t xml:space="preserve">, and </w:t>
        </w:r>
        <w:r>
          <w:t>found that non-random</w:t>
        </w:r>
      </w:ins>
      <w:r>
        <w:t xml:space="preserve"> sampling </w:t>
      </w:r>
      <w:del w:id="656" w:author="Author" w:date="2020-08-24T22:19:00Z">
        <w:r w:rsidR="00F00BA8">
          <w:delText>bias may play a role</w:delText>
        </w:r>
      </w:del>
      <w:ins w:id="657" w:author="Author" w:date="2020-08-24T22:19:00Z">
        <w:r>
          <w:t>was sufficient to explain the association</w:t>
        </w:r>
      </w:ins>
      <w:r>
        <w:t>. If taking ACE-i and having COVID-19 symptoms would lead to being either less or more likely to sign up to the app or contribute data, this could induce an association between these f</w:t>
      </w:r>
      <w:r>
        <w:t>actors (</w:t>
      </w:r>
      <w:r>
        <w:rPr>
          <w:b/>
        </w:rPr>
        <w:t>Figure 2A</w:t>
      </w:r>
      <w:r>
        <w:t xml:space="preserve">). Since ACE-is are prescribed to those with diabetes, heart disease, or hypertension, ACE-i users are likely to be considered high-risk for COVID-19 </w:t>
      </w:r>
      <w:r>
        <w:fldChar w:fldCharType="begin"/>
      </w:r>
      <w:r>
        <w:instrText xml:space="preserve"> HYPERLINK "https://paperpile.com/c/dg2jLS/mMxs" \h </w:instrText>
      </w:r>
      <w:r>
        <w:fldChar w:fldCharType="separate"/>
      </w:r>
      <w:r>
        <w:rPr>
          <w:color w:val="000000"/>
        </w:rPr>
        <w:t>(</w:t>
      </w:r>
      <w:del w:id="658" w:author="Author" w:date="2020-08-24T22:19:00Z">
        <w:r w:rsidR="00F00BA8">
          <w:rPr>
            <w:color w:val="000000"/>
          </w:rPr>
          <w:delText>80</w:delText>
        </w:r>
      </w:del>
      <w:ins w:id="659" w:author="Author" w:date="2020-08-24T22:19:00Z">
        <w:r>
          <w:rPr>
            <w:color w:val="000000"/>
          </w:rPr>
          <w:t>94</w:t>
        </w:r>
      </w:ins>
      <w:r>
        <w:rPr>
          <w:color w:val="000000"/>
        </w:rPr>
        <w:t>)</w:t>
      </w:r>
      <w:r>
        <w:rPr>
          <w:color w:val="000000"/>
        </w:rPr>
        <w:fldChar w:fldCharType="end"/>
      </w:r>
      <w:r>
        <w:t>. They are therefore potential</w:t>
      </w:r>
      <w:r>
        <w:t xml:space="preserve">ly more sensitised to their current health status and may be more likely to use the app </w:t>
      </w:r>
      <w:r>
        <w:fldChar w:fldCharType="begin"/>
      </w:r>
      <w:r>
        <w:instrText xml:space="preserve"> HYPERLINK "https://paperpile.com/c/dg2jLS/ifDC+tQl1" \h </w:instrText>
      </w:r>
      <w:r>
        <w:fldChar w:fldCharType="separate"/>
      </w:r>
      <w:r>
        <w:rPr>
          <w:color w:val="000000"/>
        </w:rPr>
        <w:t>(</w:t>
      </w:r>
      <w:del w:id="660" w:author="Author" w:date="2020-08-24T22:19:00Z">
        <w:r w:rsidR="00F00BA8">
          <w:rPr>
            <w:color w:val="000000"/>
          </w:rPr>
          <w:delText>81,82</w:delText>
        </w:r>
      </w:del>
      <w:ins w:id="661" w:author="Author" w:date="2020-08-24T22:19:00Z">
        <w:r>
          <w:rPr>
            <w:color w:val="000000"/>
          </w:rPr>
          <w:t>95,96</w:t>
        </w:r>
      </w:ins>
      <w:r>
        <w:rPr>
          <w:color w:val="000000"/>
        </w:rPr>
        <w:t>)</w:t>
      </w:r>
      <w:r>
        <w:rPr>
          <w:color w:val="000000"/>
        </w:rPr>
        <w:fldChar w:fldCharType="end"/>
      </w:r>
      <w:r>
        <w:t>.</w:t>
      </w:r>
      <w:r>
        <w:rPr>
          <w:sz w:val="16"/>
          <w:szCs w:val="16"/>
        </w:rPr>
        <w:t xml:space="preserve"> </w:t>
      </w:r>
      <w:r>
        <w:t>People who are COVID-19 symptomatic may also be more likely to remember to contribute data than asy</w:t>
      </w:r>
      <w:r>
        <w:t>mptomatic people. Taken together, this could result in a false or inflated association between taking ACE-i and COVID-19. However, in reality, deciding in which direction ACE-i and COVID-19 symptoms would influence participation is complicated. For example</w:t>
      </w:r>
      <w:r>
        <w:t>, people with severe COVID-19 symptoms who are hospitalised could be too ill to contribute data.</w:t>
      </w:r>
    </w:p>
    <w:p w14:paraId="0E7C3486" w14:textId="03EDF4E5" w:rsidR="007E6C1E" w:rsidRDefault="00CE0BB1">
      <w:pPr>
        <w:spacing w:before="240" w:after="240"/>
        <w:jc w:val="both"/>
      </w:pPr>
      <w:r>
        <w:t xml:space="preserve">Careful consideration is required for each set of exposures and outcomes that are studied. Amongst those participants who were actually tested in the COVID-19 </w:t>
      </w:r>
      <w:r>
        <w:t xml:space="preserve">symptom tracker app  study, there was no evidence for an association between ACE-i use and COVID-19 positive status </w:t>
      </w:r>
      <w:r>
        <w:fldChar w:fldCharType="begin"/>
      </w:r>
      <w:r>
        <w:instrText xml:space="preserve"> HYPERLINK "https://paperpile.com/c/dg2jLS/pCdi" \h </w:instrText>
      </w:r>
      <w:r>
        <w:fldChar w:fldCharType="separate"/>
      </w:r>
      <w:r>
        <w:rPr>
          <w:color w:val="000000"/>
        </w:rPr>
        <w:t>(</w:t>
      </w:r>
      <w:del w:id="662" w:author="Author" w:date="2020-08-24T22:19:00Z">
        <w:r w:rsidR="00F00BA8">
          <w:rPr>
            <w:color w:val="000000"/>
          </w:rPr>
          <w:delText>24</w:delText>
        </w:r>
      </w:del>
      <w:ins w:id="663" w:author="Author" w:date="2020-08-24T22:19:00Z">
        <w:r>
          <w:rPr>
            <w:color w:val="000000"/>
          </w:rPr>
          <w:t>30</w:t>
        </w:r>
      </w:ins>
      <w:r>
        <w:rPr>
          <w:color w:val="000000"/>
        </w:rPr>
        <w:t>)</w:t>
      </w:r>
      <w:r>
        <w:rPr>
          <w:color w:val="000000"/>
        </w:rPr>
        <w:fldChar w:fldCharType="end"/>
      </w:r>
      <w:r>
        <w:t xml:space="preserve">. In this analysis there are joint selection pressures of </w:t>
      </w:r>
      <w:del w:id="664" w:author="Author" w:date="2020-08-24T22:19:00Z">
        <w:r w:rsidR="00F00BA8">
          <w:delText xml:space="preserve">a) </w:delText>
        </w:r>
      </w:del>
      <w:r>
        <w:t xml:space="preserve">factors underlying </w:t>
      </w:r>
      <w:ins w:id="665" w:author="Author" w:date="2020-08-24T22:19:00Z">
        <w:r>
          <w:t xml:space="preserve">a) </w:t>
        </w:r>
      </w:ins>
      <w:r>
        <w:t>b</w:t>
      </w:r>
      <w:r>
        <w:t>eing tested and b)</w:t>
      </w:r>
      <w:del w:id="666" w:author="Author" w:date="2020-08-24T22:19:00Z">
        <w:r w:rsidR="00F00BA8">
          <w:delText xml:space="preserve"> factors underlying</w:delText>
        </w:r>
      </w:del>
      <w:r>
        <w:t xml:space="preserve"> app participation.</w:t>
      </w:r>
    </w:p>
    <w:p w14:paraId="4DF7AF14" w14:textId="5AD8A06C" w:rsidR="007E6C1E" w:rsidRDefault="00CE0BB1">
      <w:pPr>
        <w:spacing w:before="240" w:after="240"/>
        <w:jc w:val="both"/>
      </w:pPr>
      <w:r>
        <w:t>Should ACE-i use truly increase risk of COVID-19 infection, it could imply that observational results for disease progression studies are influenced by collider bias. For example, it has been reported that ACE-i/ARB us</w:t>
      </w:r>
      <w:r>
        <w:t xml:space="preserve">e may be protective against severe symptoms, conditional on already being infected </w:t>
      </w:r>
      <w:r>
        <w:fldChar w:fldCharType="begin"/>
      </w:r>
      <w:r>
        <w:instrText xml:space="preserve"> HYPERLINK "https://paperpile.com/c/dg2jLS/pHdm+pDdH" \h </w:instrText>
      </w:r>
      <w:r>
        <w:fldChar w:fldCharType="separate"/>
      </w:r>
      <w:r>
        <w:rPr>
          <w:color w:val="000000"/>
        </w:rPr>
        <w:t>(</w:t>
      </w:r>
      <w:del w:id="667" w:author="Author" w:date="2020-08-24T22:19:00Z">
        <w:r w:rsidR="00F00BA8">
          <w:rPr>
            <w:color w:val="000000"/>
          </w:rPr>
          <w:delText>83,84</w:delText>
        </w:r>
      </w:del>
      <w:ins w:id="668" w:author="Author" w:date="2020-08-24T22:19:00Z">
        <w:r>
          <w:rPr>
            <w:color w:val="000000"/>
          </w:rPr>
          <w:t>97,98</w:t>
        </w:r>
      </w:ins>
      <w:r>
        <w:rPr>
          <w:color w:val="000000"/>
        </w:rPr>
        <w:t>)</w:t>
      </w:r>
      <w:r>
        <w:rPr>
          <w:color w:val="000000"/>
        </w:rPr>
        <w:fldChar w:fldCharType="end"/>
      </w:r>
      <w:r>
        <w:t>,</w:t>
      </w:r>
      <w:r>
        <w:t xml:space="preserve"> which is consistent with index event bias as illustrated in </w:t>
      </w:r>
      <w:r>
        <w:rPr>
          <w:b/>
        </w:rPr>
        <w:t>Figure 2C</w:t>
      </w:r>
      <w:r>
        <w:t xml:space="preserve">. </w:t>
      </w:r>
    </w:p>
    <w:p w14:paraId="32046729" w14:textId="6ACABA29" w:rsidR="007E6C1E" w:rsidRDefault="00CE0BB1">
      <w:pPr>
        <w:spacing w:before="240" w:after="240"/>
        <w:jc w:val="both"/>
      </w:pPr>
      <w:r>
        <w:lastRenderedPageBreak/>
        <w:t>It is important to consider the plausibility of the different selection pathways, both statistically (for example, through methods such as bounds and parameter searches) and biologica</w:t>
      </w:r>
      <w:r>
        <w:t xml:space="preserve">lly. Such considerations will ensure that data interpretation is at least robust to known biases of unknown magnitude, and </w:t>
      </w:r>
      <w:ins w:id="669" w:author="Author" w:date="2020-08-24T22:19:00Z">
        <w:r>
          <w:t xml:space="preserve">that </w:t>
        </w:r>
      </w:ins>
      <w:r>
        <w:t xml:space="preserve">policy decisions are based on the best interpretation of the scientific evidence. Indeed, in consideration of the benefits that </w:t>
      </w:r>
      <w:r>
        <w:t xml:space="preserve">ACE-i/ARBs have on the cardio-respiratory system, current guidelines </w:t>
      </w:r>
      <w:del w:id="670" w:author="Author" w:date="2020-08-24T22:19:00Z">
        <w:r w:rsidR="00F00BA8">
          <w:delText>should continue</w:delText>
        </w:r>
      </w:del>
      <w:ins w:id="671" w:author="Author" w:date="2020-08-24T22:19:00Z">
        <w:r>
          <w:t>have continued</w:t>
        </w:r>
      </w:ins>
      <w:r>
        <w:t xml:space="preserve"> to recommend use of these drugs until there is sufficiently reliable scientific evidence against this </w:t>
      </w:r>
      <w:r>
        <w:fldChar w:fldCharType="begin"/>
      </w:r>
      <w:r>
        <w:instrText xml:space="preserve"> HYPERLINK "https://paperpile.com/c/dg2jLS/1LYV+Ezu8" \h </w:instrText>
      </w:r>
      <w:r>
        <w:fldChar w:fldCharType="separate"/>
      </w:r>
      <w:r>
        <w:rPr>
          <w:color w:val="000000"/>
        </w:rPr>
        <w:t>(</w:t>
      </w:r>
      <w:del w:id="672" w:author="Author" w:date="2020-08-24T22:19:00Z">
        <w:r w:rsidR="00F00BA8">
          <w:rPr>
            <w:color w:val="000000"/>
          </w:rPr>
          <w:delText>85,86</w:delText>
        </w:r>
      </w:del>
      <w:ins w:id="673" w:author="Author" w:date="2020-08-24T22:19:00Z">
        <w:r>
          <w:rPr>
            <w:color w:val="000000"/>
          </w:rPr>
          <w:t>99,100</w:t>
        </w:r>
      </w:ins>
      <w:r>
        <w:rPr>
          <w:color w:val="000000"/>
        </w:rPr>
        <w:t>)</w:t>
      </w:r>
      <w:r>
        <w:rPr>
          <w:color w:val="000000"/>
        </w:rPr>
        <w:fldChar w:fldCharType="end"/>
      </w:r>
      <w:r>
        <w:t>.</w:t>
      </w:r>
      <w:r>
        <w:br w:type="page"/>
      </w:r>
    </w:p>
    <w:p w14:paraId="6DF66203" w14:textId="77777777" w:rsidR="007E6C1E" w:rsidRDefault="00CE0BB1">
      <w:pPr>
        <w:jc w:val="both"/>
        <w:rPr>
          <w:b/>
        </w:rPr>
      </w:pPr>
      <w:r>
        <w:rPr>
          <w:b/>
        </w:rPr>
        <w:lastRenderedPageBreak/>
        <w:t>Box 3. Factors influencing being tested in UK Biobank</w:t>
      </w:r>
    </w:p>
    <w:p w14:paraId="201B104B" w14:textId="77777777" w:rsidR="007E6C1E" w:rsidRDefault="007E6C1E">
      <w:pPr>
        <w:jc w:val="both"/>
      </w:pPr>
    </w:p>
    <w:p w14:paraId="494CC2D2" w14:textId="10D644DE" w:rsidR="007E6C1E" w:rsidRDefault="00CE0BB1">
      <w:pPr>
        <w:jc w:val="both"/>
      </w:pPr>
      <w:r>
        <w:t xml:space="preserve">In April 2020, General Practices across the UK released primary care data on COVID-19 testing for linkage to the participants in the UK Biobank project </w:t>
      </w:r>
      <w:r>
        <w:fldChar w:fldCharType="begin"/>
      </w:r>
      <w:r>
        <w:instrText xml:space="preserve"> HYPERLINK "https://paperpile.com/c/dg2jLS/tvt</w:instrText>
      </w:r>
      <w:r>
        <w:instrText xml:space="preserve">T+0Fiq" \h </w:instrText>
      </w:r>
      <w:r>
        <w:fldChar w:fldCharType="separate"/>
      </w:r>
      <w:r>
        <w:rPr>
          <w:color w:val="000000"/>
        </w:rPr>
        <w:t>(</w:t>
      </w:r>
      <w:del w:id="674" w:author="Author" w:date="2020-08-24T22:19:00Z">
        <w:r w:rsidR="00F00BA8">
          <w:rPr>
            <w:color w:val="000000"/>
          </w:rPr>
          <w:delText>87,88</w:delText>
        </w:r>
      </w:del>
      <w:ins w:id="675" w:author="Author" w:date="2020-08-24T22:19:00Z">
        <w:r>
          <w:rPr>
            <w:color w:val="000000"/>
          </w:rPr>
          <w:t>101,102</w:t>
        </w:r>
      </w:ins>
      <w:r>
        <w:rPr>
          <w:color w:val="000000"/>
        </w:rPr>
        <w:t>)</w:t>
      </w:r>
      <w:r>
        <w:rPr>
          <w:color w:val="000000"/>
        </w:rPr>
        <w:fldChar w:fldCharType="end"/>
      </w:r>
      <w:r>
        <w:t xml:space="preserve"> and </w:t>
      </w:r>
      <w:ins w:id="676" w:author="Author" w:date="2020-08-24T22:19:00Z">
        <w:r>
          <w:t xml:space="preserve">results from </w:t>
        </w:r>
      </w:ins>
      <w:r>
        <w:t xml:space="preserve">analyses are already appearing </w:t>
      </w:r>
      <w:r>
        <w:fldChar w:fldCharType="begin"/>
      </w:r>
      <w:r>
        <w:instrText xml:space="preserve"> HYPERLINK "https://paperpile.com/c/dg2jLS/0XiG" \h </w:instrText>
      </w:r>
      <w:r>
        <w:fldChar w:fldCharType="separate"/>
      </w:r>
      <w:r>
        <w:rPr>
          <w:color w:val="000000"/>
        </w:rPr>
        <w:t>(</w:t>
      </w:r>
      <w:del w:id="677" w:author="Author" w:date="2020-08-24T22:19:00Z">
        <w:r w:rsidR="00F00BA8">
          <w:rPr>
            <w:color w:val="000000"/>
          </w:rPr>
          <w:delText>89</w:delText>
        </w:r>
      </w:del>
      <w:ins w:id="678" w:author="Author" w:date="2020-08-24T22:19:00Z">
        <w:r>
          <w:rPr>
            <w:color w:val="000000"/>
          </w:rPr>
          <w:t>103</w:t>
        </w:r>
      </w:ins>
      <w:r>
        <w:rPr>
          <w:color w:val="000000"/>
        </w:rPr>
        <w:t>)</w:t>
      </w:r>
      <w:r>
        <w:rPr>
          <w:color w:val="000000"/>
        </w:rPr>
        <w:fldChar w:fldCharType="end"/>
      </w:r>
      <w:r>
        <w:t>. Of the 486,967 participants, 1,410 currently have data on COVID-19 testing. While it may be tempting to look for factors tha</w:t>
      </w:r>
      <w:r>
        <w:t>t influence whether an individual tests positive, it is crucial to evaluate the potential that those tested are not a random sample of the UK-Biobank participants (who are themselves not a random sample of the UK population).</w:t>
      </w:r>
    </w:p>
    <w:p w14:paraId="20DAC743" w14:textId="77777777" w:rsidR="007E6C1E" w:rsidRDefault="007E6C1E">
      <w:pPr>
        <w:jc w:val="both"/>
      </w:pPr>
    </w:p>
    <w:p w14:paraId="041B0812" w14:textId="4FB36139" w:rsidR="007E6C1E" w:rsidRDefault="00CE0BB1">
      <w:pPr>
        <w:jc w:val="both"/>
      </w:pPr>
      <w:r>
        <w:t>We examined 2,556 different c</w:t>
      </w:r>
      <w:r>
        <w:t>haracteristics for association with whether or not a UK Biobank participant had been tested for COVID-19. There was very large enrichment for associations (Figure 2), with 811 of the phenotypes (32%) giving rise to a false discovery rate &lt; 0.05. These asso</w:t>
      </w:r>
      <w:r>
        <w:t>ciations involved a wide range of traits, including measures of frailty, medications used, genetic principal components, air pollution, socio-economic status, hypertension and other cardiovascular traits, anthropometric measures, psychological measures, be</w:t>
      </w:r>
      <w:r>
        <w:t xml:space="preserve">havioural traits, and nutritional measures. A full list of all traits assessed and their associations with whether a participant had COVID-19 test data </w:t>
      </w:r>
      <w:del w:id="679" w:author="Author" w:date="2020-08-24T22:19:00Z">
        <w:r w:rsidR="00F00BA8">
          <w:delText>are</w:delText>
        </w:r>
      </w:del>
      <w:ins w:id="680" w:author="Author" w:date="2020-08-24T22:19:00Z">
        <w:r>
          <w:t>is</w:t>
        </w:r>
      </w:ins>
      <w:r>
        <w:t xml:space="preserve"> available in Supplementary Table 1. The first genetic principal component, which relates to </w:t>
      </w:r>
      <w:del w:id="681" w:author="Author" w:date="2020-08-24T22:19:00Z">
        <w:r w:rsidR="00F00BA8">
          <w:delText>major ethnic</w:delText>
        </w:r>
      </w:del>
      <w:ins w:id="682" w:author="Author" w:date="2020-08-24T22:19:00Z">
        <w:r>
          <w:t>global an</w:t>
        </w:r>
        <w:r>
          <w:t>cestral</w:t>
        </w:r>
      </w:ins>
      <w:r>
        <w:t xml:space="preserve"> groups, was one of the strongest associations with being tested, which may have implications for </w:t>
      </w:r>
      <w:del w:id="683" w:author="Author" w:date="2020-08-24T22:19:00Z">
        <w:r w:rsidR="00F00BA8">
          <w:delText>understanding the association of race on testing positive for</w:delText>
        </w:r>
      </w:del>
      <w:ins w:id="684" w:author="Author" w:date="2020-08-24T22:19:00Z">
        <w:r>
          <w:t xml:space="preserve">interpreting ethnicity differences in </w:t>
        </w:r>
      </w:ins>
      <w:r>
        <w:t xml:space="preserve"> COVID-19 </w:t>
      </w:r>
      <w:ins w:id="685" w:author="Author" w:date="2020-08-24T22:19:00Z">
        <w:r>
          <w:t xml:space="preserve">test results </w:t>
        </w:r>
      </w:ins>
      <w:r>
        <w:fldChar w:fldCharType="begin"/>
      </w:r>
      <w:r>
        <w:instrText xml:space="preserve"> HYPERLINK "https://paperpile.com/c/dg2jLS/0XiG" \h </w:instrText>
      </w:r>
      <w:r>
        <w:fldChar w:fldCharType="separate"/>
      </w:r>
      <w:r>
        <w:rPr>
          <w:color w:val="000000"/>
        </w:rPr>
        <w:t>(</w:t>
      </w:r>
      <w:del w:id="686" w:author="Author" w:date="2020-08-24T22:19:00Z">
        <w:r w:rsidR="00F00BA8">
          <w:rPr>
            <w:color w:val="000000"/>
          </w:rPr>
          <w:delText>89</w:delText>
        </w:r>
      </w:del>
      <w:ins w:id="687" w:author="Author" w:date="2020-08-24T22:19:00Z">
        <w:r>
          <w:rPr>
            <w:color w:val="000000"/>
          </w:rPr>
          <w:t>103</w:t>
        </w:r>
      </w:ins>
      <w:r>
        <w:rPr>
          <w:color w:val="000000"/>
        </w:rPr>
        <w:t>)</w:t>
      </w:r>
      <w:r>
        <w:rPr>
          <w:color w:val="000000"/>
        </w:rPr>
        <w:fldChar w:fldCharType="end"/>
      </w:r>
      <w:r>
        <w:t>.</w:t>
      </w:r>
    </w:p>
    <w:p w14:paraId="1C114CE5" w14:textId="77777777" w:rsidR="007E6C1E" w:rsidRDefault="007E6C1E">
      <w:pPr>
        <w:jc w:val="both"/>
      </w:pPr>
    </w:p>
    <w:p w14:paraId="5EBFA310" w14:textId="2FA598EE" w:rsidR="007E6C1E" w:rsidRDefault="00CE0BB1">
      <w:pPr>
        <w:jc w:val="both"/>
      </w:pPr>
      <w:r>
        <w:t xml:space="preserve">We can not know the actual </w:t>
      </w:r>
      <w:r>
        <w:t>COVID-19 prevalence amongst all participants, but if it is different from the prevalence amongst those tested, then every one of the traits listed above could be associated with COVID-19 in the dataset solely due to collider bias, or at least the magnitude</w:t>
      </w:r>
      <w:r>
        <w:t xml:space="preserve"> of those associations could be biased as a result. The fact that the UK Biobank data are already a non-random sample of the UK population further complicates the matter </w:t>
      </w:r>
      <w:r>
        <w:fldChar w:fldCharType="begin"/>
      </w:r>
      <w:r>
        <w:instrText xml:space="preserve"> HYPERLINK "https://paperpile.com/c/dg2jLS/fy6a" \h </w:instrText>
      </w:r>
      <w:r>
        <w:fldChar w:fldCharType="separate"/>
      </w:r>
      <w:r>
        <w:rPr>
          <w:color w:val="000000"/>
        </w:rPr>
        <w:t>(</w:t>
      </w:r>
      <w:del w:id="688" w:author="Author" w:date="2020-08-24T22:19:00Z">
        <w:r w:rsidR="00F00BA8">
          <w:rPr>
            <w:color w:val="000000"/>
          </w:rPr>
          <w:delText>30</w:delText>
        </w:r>
      </w:del>
      <w:ins w:id="689" w:author="Author" w:date="2020-08-24T22:19:00Z">
        <w:r>
          <w:rPr>
            <w:color w:val="000000"/>
          </w:rPr>
          <w:t>16</w:t>
        </w:r>
      </w:ins>
      <w:r>
        <w:rPr>
          <w:color w:val="000000"/>
        </w:rPr>
        <w:t>)</w:t>
      </w:r>
      <w:r>
        <w:rPr>
          <w:color w:val="000000"/>
        </w:rPr>
        <w:fldChar w:fldCharType="end"/>
      </w:r>
      <w:r>
        <w:t>.</w:t>
      </w:r>
    </w:p>
    <w:p w14:paraId="78DF8DA7" w14:textId="77777777" w:rsidR="007E6C1E" w:rsidRDefault="007E6C1E">
      <w:pPr>
        <w:jc w:val="both"/>
      </w:pPr>
    </w:p>
    <w:p w14:paraId="334A2EA3" w14:textId="1918CF67" w:rsidR="007E6C1E" w:rsidRDefault="00CE0BB1">
      <w:pPr>
        <w:jc w:val="both"/>
      </w:pPr>
      <w:r>
        <w:t>Ideally, inverse-probabi</w:t>
      </w:r>
      <w:r>
        <w:t>lity weighted regressions would be performed to minimise any such bias</w:t>
      </w:r>
      <w:del w:id="690" w:author="Author" w:date="2020-08-24T22:19:00Z">
        <w:r w:rsidR="00F00BA8">
          <w:delText>.</w:delText>
        </w:r>
      </w:del>
      <w:ins w:id="691" w:author="Author" w:date="2020-08-24T22:19:00Z">
        <w:r>
          <w:t xml:space="preserve">, as illustrated in the </w:t>
        </w:r>
        <w:r>
          <w:rPr>
            <w:b/>
          </w:rPr>
          <w:t>Supplementary Note</w:t>
        </w:r>
        <w:r>
          <w:t>.</w:t>
        </w:r>
      </w:ins>
      <w:r>
        <w:t xml:space="preserve"> However, because we </w:t>
      </w:r>
      <w:del w:id="692" w:author="Author" w:date="2020-08-24T22:19:00Z">
        <w:r w:rsidR="00F00BA8">
          <w:delText>can not</w:delText>
        </w:r>
      </w:del>
      <w:ins w:id="693" w:author="Author" w:date="2020-08-24T22:19:00Z">
        <w:r>
          <w:t>cannot</w:t>
        </w:r>
      </w:ins>
      <w:r>
        <w:t xml:space="preserve"> know </w:t>
      </w:r>
      <w:del w:id="694" w:author="Author" w:date="2020-08-24T22:19:00Z">
        <w:r w:rsidR="00F00BA8">
          <w:delText xml:space="preserve">the COVID-19 status of </w:delText>
        </w:r>
      </w:del>
      <w:ins w:id="695" w:author="Author" w:date="2020-08-24T22:19:00Z">
        <w:r>
          <w:t xml:space="preserve">whether </w:t>
        </w:r>
      </w:ins>
      <w:r>
        <w:t xml:space="preserve">participants outside </w:t>
      </w:r>
      <w:ins w:id="696" w:author="Author" w:date="2020-08-24T22:19:00Z">
        <w:r>
          <w:t xml:space="preserve">of </w:t>
        </w:r>
      </w:ins>
      <w:r>
        <w:t xml:space="preserve">the tested group </w:t>
      </w:r>
      <w:del w:id="697" w:author="Author" w:date="2020-08-24T22:19:00Z">
        <w:r w:rsidR="00F00BA8">
          <w:delText>(</w:delText>
        </w:r>
      </w:del>
      <w:ins w:id="698" w:author="Author" w:date="2020-08-24T22:19:00Z">
        <w:r>
          <w:t>had COVID-19 (i.e. the ‘</w:t>
        </w:r>
      </w:ins>
      <w:r>
        <w:t xml:space="preserve">sampling </w:t>
      </w:r>
      <w:del w:id="699" w:author="Author" w:date="2020-08-24T22:19:00Z">
        <w:r w:rsidR="00F00BA8">
          <w:delText>fractions</w:delText>
        </w:r>
      </w:del>
      <w:ins w:id="700" w:author="Author" w:date="2020-08-24T22:19:00Z">
        <w:r>
          <w:t>fractions’</w:t>
        </w:r>
      </w:ins>
      <w:r>
        <w:t xml:space="preserve">), such weights </w:t>
      </w:r>
      <w:del w:id="701" w:author="Author" w:date="2020-08-24T22:19:00Z">
        <w:r w:rsidR="00F00BA8">
          <w:delText>will</w:delText>
        </w:r>
      </w:del>
      <w:ins w:id="702" w:author="Author" w:date="2020-08-24T22:19:00Z">
        <w:r>
          <w:t>ca</w:t>
        </w:r>
        <w:r>
          <w:t>nnot</w:t>
        </w:r>
      </w:ins>
      <w:r>
        <w:t xml:space="preserve"> be </w:t>
      </w:r>
      <w:del w:id="703" w:author="Author" w:date="2020-08-24T22:19:00Z">
        <w:r w:rsidR="00F00BA8">
          <w:delText>impossible to calculate</w:delText>
        </w:r>
      </w:del>
      <w:ins w:id="704" w:author="Author" w:date="2020-08-24T22:19:00Z">
        <w:r>
          <w:t>calculated</w:t>
        </w:r>
      </w:ins>
      <w:r>
        <w:t xml:space="preserve"> without strong assumptions that are currently untestable </w:t>
      </w:r>
      <w:r>
        <w:fldChar w:fldCharType="begin"/>
      </w:r>
      <w:r>
        <w:instrText xml:space="preserve"> HYPERLINK "https://paperpile.com/c/dg2jLS/Leav" \h </w:instrText>
      </w:r>
      <w:r>
        <w:fldChar w:fldCharType="separate"/>
      </w:r>
      <w:r>
        <w:rPr>
          <w:color w:val="000000"/>
        </w:rPr>
        <w:t>(</w:t>
      </w:r>
      <w:del w:id="705" w:author="Author" w:date="2020-08-24T22:19:00Z">
        <w:r w:rsidR="00F00BA8">
          <w:rPr>
            <w:color w:val="000000"/>
          </w:rPr>
          <w:delText>53</w:delText>
        </w:r>
      </w:del>
      <w:ins w:id="706" w:author="Author" w:date="2020-08-24T22:19:00Z">
        <w:r>
          <w:rPr>
            <w:color w:val="000000"/>
          </w:rPr>
          <w:t>104</w:t>
        </w:r>
      </w:ins>
      <w:r>
        <w:rPr>
          <w:color w:val="000000"/>
        </w:rPr>
        <w:t>)</w:t>
      </w:r>
      <w:r>
        <w:rPr>
          <w:color w:val="000000"/>
        </w:rPr>
        <w:fldChar w:fldCharType="end"/>
      </w:r>
      <w:r>
        <w:t>. Inverse</w:t>
      </w:r>
      <w:del w:id="707" w:author="Author" w:date="2020-08-24T22:19:00Z">
        <w:r w:rsidR="00F00BA8">
          <w:delText>-</w:delText>
        </w:r>
      </w:del>
      <w:ins w:id="708" w:author="Author" w:date="2020-08-24T22:19:00Z">
        <w:r>
          <w:t xml:space="preserve"> </w:t>
        </w:r>
      </w:ins>
      <w:r>
        <w:t>probability</w:t>
      </w:r>
      <w:del w:id="709" w:author="Author" w:date="2020-08-24T22:19:00Z">
        <w:r w:rsidR="00F00BA8">
          <w:delText>-</w:delText>
        </w:r>
      </w:del>
      <w:ins w:id="710" w:author="Author" w:date="2020-08-24T22:19:00Z">
        <w:r>
          <w:t xml:space="preserve"> </w:t>
        </w:r>
      </w:ins>
      <w:r>
        <w:t>weighting also depends on the selection model being correctly specified, including that all charac</w:t>
      </w:r>
      <w:r>
        <w:t>teristics predicting selection (that are related to variables in the analysis model) have been included, and in the right functional form. As with unmeasured confounding, there is always the possibility of having unmeasured selection factors.</w:t>
      </w:r>
    </w:p>
    <w:p w14:paraId="3FEBFD81" w14:textId="77777777" w:rsidR="007E6C1E" w:rsidRDefault="007E6C1E">
      <w:pPr>
        <w:jc w:val="both"/>
      </w:pPr>
    </w:p>
    <w:p w14:paraId="5B6912FB" w14:textId="67D954B1" w:rsidR="007E6C1E" w:rsidRDefault="00CE0BB1">
      <w:pPr>
        <w:jc w:val="both"/>
      </w:pPr>
      <w:r>
        <w:rPr>
          <w:b/>
        </w:rPr>
        <w:t>Methods:</w:t>
      </w:r>
      <w:r>
        <w:t xml:space="preserve"> UK-</w:t>
      </w:r>
      <w:r>
        <w:t xml:space="preserve">Biobank phenotypes were processed using the PHESANT pipeline </w:t>
      </w:r>
      <w:r>
        <w:fldChar w:fldCharType="begin"/>
      </w:r>
      <w:r>
        <w:instrText xml:space="preserve"> HYPERLINK "https://paperpile.com/c/dg2jLS/5S1k" \h </w:instrText>
      </w:r>
      <w:r>
        <w:fldChar w:fldCharType="separate"/>
      </w:r>
      <w:r>
        <w:rPr>
          <w:color w:val="000000"/>
        </w:rPr>
        <w:t>(</w:t>
      </w:r>
      <w:del w:id="711" w:author="Author" w:date="2020-08-24T22:19:00Z">
        <w:r w:rsidR="00F00BA8">
          <w:rPr>
            <w:color w:val="000000"/>
          </w:rPr>
          <w:delText>90</w:delText>
        </w:r>
      </w:del>
      <w:ins w:id="712" w:author="Author" w:date="2020-08-24T22:19:00Z">
        <w:r>
          <w:rPr>
            <w:color w:val="000000"/>
          </w:rPr>
          <w:t>105</w:t>
        </w:r>
      </w:ins>
      <w:r>
        <w:rPr>
          <w:color w:val="000000"/>
        </w:rPr>
        <w:t>)</w:t>
      </w:r>
      <w:r>
        <w:rPr>
          <w:color w:val="000000"/>
        </w:rPr>
        <w:fldChar w:fldCharType="end"/>
      </w:r>
      <w:r>
        <w:t xml:space="preserve"> and filtered to include only quantitative traits or case-control traits that had at least 10,000 cases. In addition, sex, genotype chi</w:t>
      </w:r>
      <w:r>
        <w:t>p and the first 40 genetic principal components were included for analysis (2,556 traits in total). A ‘tested’ variable was generated that indicated whether an individual had been tested for COVID-19 or not within UK Biobank, and logistic regression was pe</w:t>
      </w:r>
      <w:r>
        <w:t xml:space="preserve">rformed for each of the 2,556 traits against the ‘tested’ variable. Code: </w:t>
      </w:r>
      <w:hyperlink r:id="rId11">
        <w:r>
          <w:rPr>
            <w:color w:val="1155CC"/>
            <w:u w:val="single"/>
          </w:rPr>
          <w:t>https://github.com/explodecomputer/covid_ascertainment</w:t>
        </w:r>
      </w:hyperlink>
      <w:r>
        <w:br w:type="page"/>
      </w:r>
    </w:p>
    <w:p w14:paraId="690A0E35" w14:textId="77777777" w:rsidR="007E6C1E" w:rsidRDefault="00CE0BB1">
      <w:pPr>
        <w:pStyle w:val="Heading1"/>
        <w:jc w:val="both"/>
      </w:pPr>
      <w:bookmarkStart w:id="713" w:name="_714shwebw919" w:colFirst="0" w:colLast="0"/>
      <w:bookmarkEnd w:id="713"/>
      <w:r>
        <w:lastRenderedPageBreak/>
        <w:t>Figures</w:t>
      </w:r>
    </w:p>
    <w:bookmarkStart w:id="714" w:name="_j8u4asvojvue" w:colFirst="0" w:colLast="0"/>
    <w:bookmarkEnd w:id="714"/>
    <w:p w14:paraId="41CFFE17" w14:textId="179305EF" w:rsidR="007E6C1E" w:rsidRDefault="00CE0BB1">
      <w:pPr>
        <w:pStyle w:val="Heading1"/>
        <w:jc w:val="both"/>
      </w:pPr>
      <w:r>
        <w:fldChar w:fldCharType="begin"/>
      </w:r>
      <w:r>
        <w:instrText xml:space="preserve"> HYPERLINK "https://www.draw.io/?page-id=b</w:instrText>
      </w:r>
      <w:r>
        <w:instrText xml:space="preserve">vmMtagYD2_jSXQNWWXT&amp;scale=auto" \l "G1LofOvhLp6_QsOpQqaB7bwmNgre9L6ttY" \h </w:instrText>
      </w:r>
      <w:r>
        <w:fldChar w:fldCharType="separate"/>
      </w:r>
      <w:del w:id="715" w:author="Author" w:date="2020-08-24T22:19:00Z">
        <w:r w:rsidR="00F00BA8">
          <w:rPr>
            <w:noProof/>
          </w:rPr>
          <w:drawing>
            <wp:inline distT="19050" distB="19050" distL="19050" distR="19050" wp14:anchorId="7E57706C" wp14:editId="7B80CDD3">
              <wp:extent cx="6248400" cy="2959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48400" cy="2959100"/>
                      </a:xfrm>
                      <a:prstGeom prst="rect">
                        <a:avLst/>
                      </a:prstGeom>
                      <a:ln/>
                    </pic:spPr>
                  </pic:pic>
                </a:graphicData>
              </a:graphic>
            </wp:inline>
          </w:drawing>
        </w:r>
      </w:del>
      <w:ins w:id="716" w:author="Author" w:date="2020-08-24T22:19:00Z">
        <w:r>
          <w:rPr>
            <w:noProof/>
          </w:rPr>
          <w:drawing>
            <wp:inline distT="19050" distB="19050" distL="19050" distR="19050">
              <wp:extent cx="6248400" cy="3124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248400" cy="3124200"/>
                      </a:xfrm>
                      <a:prstGeom prst="rect">
                        <a:avLst/>
                      </a:prstGeom>
                      <a:ln/>
                    </pic:spPr>
                  </pic:pic>
                </a:graphicData>
              </a:graphic>
            </wp:inline>
          </w:drawing>
        </w:r>
      </w:ins>
      <w:r>
        <w:rPr>
          <w:noProof/>
        </w:rPr>
        <w:fldChar w:fldCharType="end"/>
      </w:r>
    </w:p>
    <w:p w14:paraId="63539557" w14:textId="2F507121" w:rsidR="007E6C1E" w:rsidRDefault="00CE0BB1">
      <w:pPr>
        <w:jc w:val="both"/>
      </w:pPr>
      <w:r>
        <w:rPr>
          <w:b/>
        </w:rPr>
        <w:t>Figure 1: Illustrative example of collider bias.</w:t>
      </w:r>
      <w:r>
        <w:t xml:space="preserve"> A) A directed acyclic graph (DAG) illustrating </w:t>
      </w:r>
      <w:del w:id="717" w:author="Author" w:date="2020-08-24T22:19:00Z">
        <w:r w:rsidR="00F00BA8">
          <w:delText>definitions of a</w:delText>
        </w:r>
      </w:del>
      <w:ins w:id="718" w:author="Author" w:date="2020-08-24T22:19:00Z">
        <w:r>
          <w:t>a scenario in which</w:t>
        </w:r>
      </w:ins>
      <w:r>
        <w:t xml:space="preserve"> collider </w:t>
      </w:r>
      <w:del w:id="719" w:author="Author" w:date="2020-08-24T22:19:00Z">
        <w:r w:rsidR="00F00BA8">
          <w:delText>and a confounder with respect to a model analysing</w:delText>
        </w:r>
      </w:del>
      <w:ins w:id="720" w:author="Author" w:date="2020-08-24T22:19:00Z">
        <w:r>
          <w:t>bias would distort</w:t>
        </w:r>
      </w:ins>
      <w:r>
        <w:t xml:space="preserve"> the </w:t>
      </w:r>
      <w:del w:id="721" w:author="Author" w:date="2020-08-24T22:19:00Z">
        <w:r w:rsidR="00F00BA8">
          <w:delText>association between an hypothesised</w:delText>
        </w:r>
      </w:del>
      <w:ins w:id="722" w:author="Author" w:date="2020-08-24T22:19:00Z">
        <w:r>
          <w:t xml:space="preserve">estimate of the causal effect </w:t>
        </w:r>
        <w:r>
          <w:t>of the</w:t>
        </w:r>
      </w:ins>
      <w:r>
        <w:t xml:space="preserve"> risk factor </w:t>
      </w:r>
      <w:del w:id="723" w:author="Author" w:date="2020-08-24T22:19:00Z">
        <w:r w:rsidR="00F00BA8">
          <w:delText>and an</w:delText>
        </w:r>
      </w:del>
      <w:ins w:id="724" w:author="Author" w:date="2020-08-24T22:19:00Z">
        <w:r>
          <w:t>on the</w:t>
        </w:r>
      </w:ins>
      <w:r>
        <w:t xml:space="preserve"> outcome. Directed arrows indicate causal effects</w:t>
      </w:r>
      <w:del w:id="725" w:author="Author" w:date="2020-08-24T22:19:00Z">
        <w:r w:rsidR="00F00BA8">
          <w:delText>. B) A DAG representing the simple</w:delText>
        </w:r>
      </w:del>
      <w:ins w:id="726" w:author="Author" w:date="2020-08-24T22:19:00Z">
        <w:r>
          <w:t xml:space="preserve"> and dotted lines indicate induced associations. Note that the risk factor and the outcome can be associated with sample selection indirectly (e.g. through unmeasured confounding var</w:t>
        </w:r>
        <w:r>
          <w:t>iables), as shown in (B). The type of collider bias induced in graph (B) is sometimes referred to as M-bias. To illustrate the</w:t>
        </w:r>
      </w:ins>
      <w:r>
        <w:t xml:space="preserve"> example </w:t>
      </w:r>
      <w:del w:id="727" w:author="Author" w:date="2020-08-24T22:19:00Z">
        <w:r w:rsidR="00F00BA8">
          <w:delText>presented in the main text. Academic</w:delText>
        </w:r>
      </w:del>
      <w:ins w:id="728" w:author="Author" w:date="2020-08-24T22:19:00Z">
        <w:r>
          <w:t>in (A), consider academic</w:t>
        </w:r>
      </w:ins>
      <w:r>
        <w:t xml:space="preserve"> ability and sporting ability </w:t>
      </w:r>
      <w:ins w:id="729" w:author="Author" w:date="2020-08-24T22:19:00Z">
        <w:r>
          <w:t xml:space="preserve">to </w:t>
        </w:r>
      </w:ins>
      <w:r>
        <w:t xml:space="preserve">each influence selection into a prestigious school. </w:t>
      </w:r>
      <w:del w:id="730" w:author="Author" w:date="2020-08-24T22:19:00Z">
        <w:r w:rsidR="00F00BA8">
          <w:delText>The dotted line indicates an induced correlation, as</w:delText>
        </w:r>
      </w:del>
      <w:ins w:id="731" w:author="Author" w:date="2020-08-24T22:19:00Z">
        <w:r>
          <w:t>As</w:t>
        </w:r>
      </w:ins>
      <w:r>
        <w:t xml:space="preserve"> shown in</w:t>
      </w:r>
      <w:r>
        <w:t xml:space="preserve"> (C), these traits are </w:t>
      </w:r>
      <w:del w:id="732" w:author="Author" w:date="2020-08-24T22:19:00Z">
        <w:r w:rsidR="00F00BA8">
          <w:delText>not</w:delText>
        </w:r>
      </w:del>
      <w:ins w:id="733" w:author="Author" w:date="2020-08-24T22:19:00Z">
        <w:r>
          <w:t>negibly</w:t>
        </w:r>
      </w:ins>
      <w:r>
        <w:t xml:space="preserve"> correlated in the general population</w:t>
      </w:r>
      <w:del w:id="734" w:author="Author" w:date="2020-08-24T22:19:00Z">
        <w:r w:rsidR="00F00BA8">
          <w:delText>,</w:delText>
        </w:r>
      </w:del>
      <w:ins w:id="735" w:author="Author" w:date="2020-08-24T22:19:00Z">
        <w:r>
          <w:t xml:space="preserve"> (blue dotted line),</w:t>
        </w:r>
      </w:ins>
      <w:r>
        <w:t xml:space="preserve"> but because they are selected for enrollment they become </w:t>
      </w:r>
      <w:ins w:id="736" w:author="Author" w:date="2020-08-24T22:19:00Z">
        <w:r>
          <w:t xml:space="preserve">strongly </w:t>
        </w:r>
      </w:ins>
      <w:r>
        <w:t>correlated when analysing only the selected individuals</w:t>
      </w:r>
      <w:del w:id="737" w:author="Author" w:date="2020-08-24T22:19:00Z">
        <w:r w:rsidR="00F00BA8">
          <w:delText>.</w:delText>
        </w:r>
      </w:del>
      <w:ins w:id="738" w:author="Author" w:date="2020-08-24T22:19:00Z">
        <w:r>
          <w:t xml:space="preserve"> (red dotted line).</w:t>
        </w:r>
      </w:ins>
      <w:r>
        <w:br w:type="page"/>
      </w:r>
    </w:p>
    <w:p w14:paraId="18951468" w14:textId="77777777" w:rsidR="007E6C1E" w:rsidRDefault="007E6C1E">
      <w:pPr>
        <w:pStyle w:val="Heading1"/>
        <w:jc w:val="both"/>
      </w:pPr>
      <w:bookmarkStart w:id="739" w:name="_n2utjh1gtobn" w:colFirst="0" w:colLast="0"/>
      <w:bookmarkEnd w:id="739"/>
    </w:p>
    <w:p w14:paraId="2A3C9F8B" w14:textId="77777777" w:rsidR="007E6C1E" w:rsidRDefault="007E6C1E"/>
    <w:p w14:paraId="72C14F17" w14:textId="3C10D588" w:rsidR="007E6C1E" w:rsidRDefault="00CE0BB1">
      <w:r>
        <w:fldChar w:fldCharType="begin"/>
      </w:r>
      <w:r>
        <w:instrText xml:space="preserve"> HYPERLINK "https://ww</w:instrText>
      </w:r>
      <w:r>
        <w:instrText xml:space="preserve">w.draw.io/?page-id=XtLQI0z8FnPA0UY4sz8q&amp;scale=auto" \l "G126wpi0RGTWqZ4hDH9DTDxg_INRBCIdnz" \h </w:instrText>
      </w:r>
      <w:r>
        <w:fldChar w:fldCharType="separate"/>
      </w:r>
      <w:del w:id="740" w:author="Author" w:date="2020-08-24T22:19:00Z">
        <w:r w:rsidR="00F00BA8">
          <w:rPr>
            <w:noProof/>
          </w:rPr>
          <w:drawing>
            <wp:inline distT="19050" distB="19050" distL="19050" distR="19050" wp14:anchorId="6CDC9460" wp14:editId="65351C23">
              <wp:extent cx="5905500" cy="4800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05500" cy="4800600"/>
                      </a:xfrm>
                      <a:prstGeom prst="rect">
                        <a:avLst/>
                      </a:prstGeom>
                      <a:ln/>
                    </pic:spPr>
                  </pic:pic>
                </a:graphicData>
              </a:graphic>
            </wp:inline>
          </w:drawing>
        </w:r>
      </w:del>
      <w:ins w:id="741" w:author="Author" w:date="2020-08-24T22:19:00Z">
        <w:r>
          <w:rPr>
            <w:noProof/>
          </w:rPr>
          <w:drawing>
            <wp:inline distT="19050" distB="19050" distL="19050" distR="19050">
              <wp:extent cx="5905500" cy="4800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05500" cy="4800600"/>
                      </a:xfrm>
                      <a:prstGeom prst="rect">
                        <a:avLst/>
                      </a:prstGeom>
                      <a:ln/>
                    </pic:spPr>
                  </pic:pic>
                </a:graphicData>
              </a:graphic>
            </wp:inline>
          </w:drawing>
        </w:r>
      </w:ins>
      <w:r>
        <w:rPr>
          <w:noProof/>
        </w:rPr>
        <w:fldChar w:fldCharType="end"/>
      </w:r>
    </w:p>
    <w:p w14:paraId="7D041D03" w14:textId="77777777" w:rsidR="007E6C1E" w:rsidRDefault="00CE0BB1">
      <w:pPr>
        <w:spacing w:before="240" w:after="240"/>
      </w:pPr>
      <w:r>
        <w:rPr>
          <w:b/>
        </w:rPr>
        <w:t>Figure 2: Collider bias induced by conditioning on a collider in three scenarios relating to COVID-19 analysis.</w:t>
      </w:r>
      <w:r>
        <w:t xml:space="preserve"> These are simplified Directed Acyclic Diagrams</w:t>
      </w:r>
      <w:r>
        <w:t xml:space="preserve"> where only the main variables of interest have been represented for sake of illustrating collider bias scenarios. All assume no unspecified confounding or other biases. Rectangles represent observed variables and solid directed arrows represent causal eff</w:t>
      </w:r>
      <w:r>
        <w:t>ects. The dashed line represents an induced association when conditioning on the collider, which in these scenarios are variables that indicate whether an individual is selected into the sample. (A) When some hypothesised risk factor (e.g. age) and outcome</w:t>
      </w:r>
      <w:r>
        <w:t xml:space="preserve"> (e.g. COVID-19 infection) each associate with sample selection (e.g. voluntary data collection via mobile-phone apps), the hypothesised risk factor and outcome will be associated within the sample. The presence and direction of these biases are model depe</w:t>
      </w:r>
      <w:r>
        <w:t>ndent; where causes are supra-multiplicative they will be positively associated in the sample; where they are sub-multiplicative they will be negatively correlated; and where they are exactly multiplicative they will remain unassociated. We extend this sce</w:t>
      </w:r>
      <w:r>
        <w:t xml:space="preserve">nario in (B) where the association between the hypothesised risk factor and the collider does not need to be causal. </w:t>
      </w:r>
      <w:r>
        <w:lastRenderedPageBreak/>
        <w:t xml:space="preserve">(C) When inferring the influence of some hypothesised risk factor on mortality, in an unselected sample the risk factor for infection is a </w:t>
      </w:r>
      <w:r>
        <w:t>causal factor for death (mediated by COVID-19 infection). However, if analysed only amongst individuals who are known to have COVID-19 (i.e. we condition on the COVID-19 infection variable) then the risk factor for infection will appear to be associated wi</w:t>
      </w:r>
      <w:r>
        <w:t>th any other variable that influences both infection and progression. In many circumstances this can lead to a risk factor for disease onset that appears to be protective for disease progression. Each of these scenarios represent those described in the mai</w:t>
      </w:r>
      <w:r>
        <w:t>n text.</w:t>
      </w:r>
    </w:p>
    <w:p w14:paraId="21D9FF71" w14:textId="77777777" w:rsidR="007E6C1E" w:rsidRDefault="007E6C1E"/>
    <w:p w14:paraId="41854EE5" w14:textId="77777777" w:rsidR="0046157E" w:rsidRDefault="00F00BA8">
      <w:pPr>
        <w:rPr>
          <w:del w:id="742" w:author="Author" w:date="2020-08-24T22:19:00Z"/>
        </w:rPr>
      </w:pPr>
      <w:del w:id="743" w:author="Author" w:date="2020-08-24T22:19:00Z">
        <w:r>
          <w:rPr>
            <w:noProof/>
          </w:rPr>
          <w:drawing>
            <wp:inline distT="114300" distB="114300" distL="114300" distR="114300" wp14:anchorId="32307B69" wp14:editId="08FB4B48">
              <wp:extent cx="5943600" cy="5943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del>
    </w:p>
    <w:p w14:paraId="43295590" w14:textId="77777777" w:rsidR="007E6C1E" w:rsidRDefault="00CE0BB1">
      <w:pPr>
        <w:rPr>
          <w:ins w:id="744" w:author="Author" w:date="2020-08-24T22:19:00Z"/>
        </w:rPr>
      </w:pPr>
      <w:ins w:id="745" w:author="Author" w:date="2020-08-24T22:19:00Z">
        <w:r>
          <w:rPr>
            <w:noProof/>
          </w:rPr>
          <w:drawing>
            <wp:inline distT="114300" distB="114300" distL="114300" distR="114300">
              <wp:extent cx="5943600" cy="5943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ins>
    </w:p>
    <w:p w14:paraId="23C4420B" w14:textId="77777777" w:rsidR="007E6C1E" w:rsidRDefault="00CE0BB1">
      <w:r>
        <w:rPr>
          <w:b/>
        </w:rPr>
        <w:t xml:space="preserve">Figure 3: Quantile-Quantile plot of -log10 p-values for factors influencing being tested for COVID-19 in UK Biobank. </w:t>
      </w:r>
      <w:r>
        <w:t xml:space="preserve">The x-axis represents the expected p-value for 2,556 hypothesis </w:t>
      </w:r>
      <w:r>
        <w:lastRenderedPageBreak/>
        <w:t>tests and y-axis represents the observed p-values. The red line represents the expected relationship under the null hypothesis of no associations.</w:t>
      </w:r>
    </w:p>
    <w:p w14:paraId="3B265379" w14:textId="77777777" w:rsidR="007E6C1E" w:rsidRDefault="007E6C1E"/>
    <w:p w14:paraId="2B83BE5B" w14:textId="77777777" w:rsidR="0046157E" w:rsidRDefault="00F00BA8">
      <w:pPr>
        <w:rPr>
          <w:del w:id="746" w:author="Author" w:date="2020-08-24T22:19:00Z"/>
        </w:rPr>
      </w:pPr>
      <w:del w:id="747" w:author="Author" w:date="2020-08-24T22:19:00Z">
        <w:r>
          <w:rPr>
            <w:noProof/>
          </w:rPr>
          <w:drawing>
            <wp:inline distT="114300" distB="114300" distL="114300" distR="114300" wp14:anchorId="11B8C58F" wp14:editId="787FAF6D">
              <wp:extent cx="5943600" cy="5207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5207000"/>
                      </a:xfrm>
                      <a:prstGeom prst="rect">
                        <a:avLst/>
                      </a:prstGeom>
                      <a:ln/>
                    </pic:spPr>
                  </pic:pic>
                </a:graphicData>
              </a:graphic>
            </wp:inline>
          </w:drawing>
        </w:r>
      </w:del>
    </w:p>
    <w:p w14:paraId="782A818C" w14:textId="77777777" w:rsidR="0046157E" w:rsidRDefault="0046157E">
      <w:pPr>
        <w:rPr>
          <w:del w:id="748" w:author="Author" w:date="2020-08-24T22:19:00Z"/>
        </w:rPr>
      </w:pPr>
    </w:p>
    <w:p w14:paraId="485D1AA1" w14:textId="77777777" w:rsidR="007E6C1E" w:rsidRDefault="00CE0BB1">
      <w:pPr>
        <w:rPr>
          <w:ins w:id="749" w:author="Author" w:date="2020-08-24T22:19:00Z"/>
        </w:rPr>
      </w:pPr>
      <w:ins w:id="750" w:author="Author" w:date="2020-08-24T22:19:00Z">
        <w:r>
          <w:rPr>
            <w:noProof/>
          </w:rPr>
          <w:drawing>
            <wp:inline distT="114300" distB="114300" distL="114300" distR="114300">
              <wp:extent cx="5943600" cy="5207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5207000"/>
                      </a:xfrm>
                      <a:prstGeom prst="rect">
                        <a:avLst/>
                      </a:prstGeom>
                      <a:ln/>
                    </pic:spPr>
                  </pic:pic>
                </a:graphicData>
              </a:graphic>
            </wp:inline>
          </w:drawing>
        </w:r>
      </w:ins>
    </w:p>
    <w:p w14:paraId="36D36BE1" w14:textId="77777777" w:rsidR="007E6C1E" w:rsidRDefault="007E6C1E">
      <w:pPr>
        <w:rPr>
          <w:ins w:id="751" w:author="Author" w:date="2020-08-24T22:19:00Z"/>
        </w:rPr>
      </w:pPr>
    </w:p>
    <w:p w14:paraId="67DE64F6" w14:textId="70EA01B4" w:rsidR="007E6C1E" w:rsidRDefault="00CE0BB1">
      <w:r>
        <w:rPr>
          <w:b/>
        </w:rPr>
        <w:t xml:space="preserve">Figure </w:t>
      </w:r>
      <w:del w:id="752" w:author="Author" w:date="2020-08-24T22:19:00Z">
        <w:r w:rsidR="00F00BA8">
          <w:rPr>
            <w:b/>
          </w:rPr>
          <w:delText>3: Large</w:delText>
        </w:r>
      </w:del>
      <w:ins w:id="753" w:author="Author" w:date="2020-08-24T22:19:00Z">
        <w:r>
          <w:rPr>
            <w:b/>
          </w:rPr>
          <w:t>4: Example of large</w:t>
        </w:r>
      </w:ins>
      <w:r>
        <w:rPr>
          <w:b/>
        </w:rPr>
        <w:t xml:space="preserve"> associations</w:t>
      </w:r>
      <w:del w:id="754" w:author="Author" w:date="2020-08-24T22:19:00Z">
        <w:r w:rsidR="00F00BA8">
          <w:rPr>
            <w:b/>
          </w:rPr>
          <w:delText xml:space="preserve"> can be</w:delText>
        </w:r>
      </w:del>
      <w:r>
        <w:rPr>
          <w:b/>
        </w:rPr>
        <w:t xml:space="preserve"> i</w:t>
      </w:r>
      <w:r>
        <w:rPr>
          <w:b/>
        </w:rPr>
        <w:t xml:space="preserve">nduced by collider bias under the null hypothesis of no causal relationship, using scenarios similar to those reported for the observed protective association of smoking on COVID-19 infection. </w:t>
      </w:r>
      <w:r>
        <w:t>Assume a simple scenario in which the hypothesised exposure (A)</w:t>
      </w:r>
      <w:r>
        <w:t xml:space="preserve"> and outcome (Y) are both binary and each influence probability of being selected into the sample (S) e.g. </w:t>
      </w:r>
      <m:oMath>
        <m:r>
          <w:rPr>
            <w:rFonts w:ascii="Cambria Math" w:hAnsi="Cambria Math"/>
          </w:rPr>
          <m:t>P</m:t>
        </m:r>
        <m:r>
          <w:rPr>
            <w:rFonts w:ascii="Cambria Math" w:hAnsi="Cambria Math"/>
          </w:rPr>
          <m:t>(</m:t>
        </m:r>
        <m:r>
          <w:rPr>
            <w:rFonts w:ascii="Cambria Math" w:hAnsi="Cambria Math"/>
          </w:rPr>
          <m:t>S</m:t>
        </m:r>
        <m:r>
          <w:rPr>
            <w:rFonts w:ascii="Cambria Math" w:hAnsi="Cambria Math"/>
          </w:rPr>
          <m:t>=1|</m:t>
        </m:r>
        <m:r>
          <w:rPr>
            <w:rFonts w:ascii="Cambria Math" w:hAnsi="Cambria Math"/>
          </w:rPr>
          <m:t>A</m:t>
        </m:r>
        <m:r>
          <w:rPr>
            <w:rFonts w:ascii="Cambria Math" w:hAnsi="Cambria Math"/>
          </w:rPr>
          <m:t>,</m:t>
        </m:r>
        <m:r>
          <w:rPr>
            <w:rFonts w:ascii="Cambria Math" w:hAnsi="Cambria Math"/>
          </w:rPr>
          <m:t>Y</m:t>
        </m:r>
        <m: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AY</m:t>
            </m:r>
          </m:sub>
        </m:sSub>
      </m:oMath>
      <w:r>
        <w:t xml:space="preserve"> 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baseline probability of being selected, </w:t>
      </w:r>
      <m:oMath>
        <m:sSub>
          <m:sSubPr>
            <m:ctrlPr>
              <w:rPr>
                <w:rFonts w:ascii="Cambria Math" w:hAnsi="Cambria Math"/>
              </w:rPr>
            </m:ctrlPr>
          </m:sSubPr>
          <m:e>
            <m:r>
              <w:rPr>
                <w:rFonts w:ascii="Cambria Math" w:hAnsi="Cambria Math"/>
              </w:rPr>
              <m:t>β</m:t>
            </m:r>
          </m:e>
          <m:sub>
            <m:r>
              <w:rPr>
                <w:rFonts w:ascii="Cambria Math" w:hAnsi="Cambria Math"/>
              </w:rPr>
              <m:t>A</m:t>
            </m:r>
          </m:sub>
        </m:sSub>
      </m:oMath>
      <w:r>
        <w:t xml:space="preserve"> is the effect of A, </w:t>
      </w:r>
      <m:oMath>
        <m:sSub>
          <m:sSubPr>
            <m:ctrlPr>
              <w:rPr>
                <w:rFonts w:ascii="Cambria Math" w:hAnsi="Cambria Math"/>
              </w:rPr>
            </m:ctrlPr>
          </m:sSubPr>
          <m:e>
            <m:r>
              <w:rPr>
                <w:rFonts w:ascii="Cambria Math" w:hAnsi="Cambria Math"/>
              </w:rPr>
              <m:t>β</m:t>
            </m:r>
          </m:e>
          <m:sub>
            <m:r>
              <w:rPr>
                <w:rFonts w:ascii="Cambria Math" w:hAnsi="Cambria Math"/>
              </w:rPr>
              <m:t>Y</m:t>
            </m:r>
          </m:sub>
        </m:sSub>
      </m:oMath>
      <w:r>
        <w:t xml:space="preserve"> is the effect of Y and </w:t>
      </w:r>
      <m:oMath>
        <m:sSub>
          <m:sSubPr>
            <m:ctrlPr>
              <w:rPr>
                <w:rFonts w:ascii="Cambria Math" w:hAnsi="Cambria Math"/>
              </w:rPr>
            </m:ctrlPr>
          </m:sSubPr>
          <m:e>
            <m:r>
              <w:rPr>
                <w:rFonts w:ascii="Cambria Math" w:hAnsi="Cambria Math"/>
              </w:rPr>
              <m:t>β</m:t>
            </m:r>
          </m:e>
          <m:sub>
            <m:r>
              <w:rPr>
                <w:rFonts w:ascii="Cambria Math" w:hAnsi="Cambria Math"/>
              </w:rPr>
              <m:t>AY</m:t>
            </m:r>
          </m:sub>
        </m:sSub>
      </m:oMath>
      <w:r>
        <w:t xml:space="preserve"> is the effect of the interaction between A and Y. The selection mechanism in question is represented in Figure 1B (without the interaction term drawn). This plot shows which combinations of these parameters would be required to induce an apparent risk</w:t>
      </w:r>
      <w:r>
        <w:t xml:space="preserve"> effect with magnitude OR &gt; 2 (blue region) or an apparent protective effect with magnitude OR &lt; 0.5 (red region) under the null hypothesis of no causal effect </w:t>
      </w:r>
      <w:r>
        <w:fldChar w:fldCharType="begin"/>
      </w:r>
      <w:r>
        <w:instrText xml:space="preserve"> HYPERLINK "https://paperpile.com/c/dg2jLS/E0sP" \h </w:instrText>
      </w:r>
      <w:r>
        <w:fldChar w:fldCharType="separate"/>
      </w:r>
      <w:r>
        <w:rPr>
          <w:color w:val="000000"/>
        </w:rPr>
        <w:t>(</w:t>
      </w:r>
      <w:del w:id="755" w:author="Author" w:date="2020-08-24T22:19:00Z">
        <w:r w:rsidR="00F00BA8">
          <w:rPr>
            <w:color w:val="000000"/>
          </w:rPr>
          <w:delText>49</w:delText>
        </w:r>
      </w:del>
      <w:ins w:id="756" w:author="Author" w:date="2020-08-24T22:19:00Z">
        <w:r>
          <w:rPr>
            <w:color w:val="000000"/>
          </w:rPr>
          <w:t>63</w:t>
        </w:r>
      </w:ins>
      <w:r>
        <w:rPr>
          <w:color w:val="000000"/>
        </w:rPr>
        <w:t>)</w:t>
      </w:r>
      <w:r>
        <w:rPr>
          <w:color w:val="000000"/>
        </w:rPr>
        <w:fldChar w:fldCharType="end"/>
      </w:r>
      <w:r>
        <w:t>. To create a simplified scenario sim</w:t>
      </w:r>
      <w:r>
        <w:t xml:space="preserve">ilar to that in Miyara et al </w:t>
      </w:r>
      <w:ins w:id="757" w:author="Author" w:date="2020-08-24T22:19:00Z">
        <w:r>
          <w:t>(</w:t>
        </w:r>
      </w:ins>
      <w:r>
        <w:t>2020</w:t>
      </w:r>
      <w:ins w:id="758" w:author="Author" w:date="2020-08-24T22:19:00Z">
        <w:r>
          <w:t>)</w:t>
        </w:r>
      </w:ins>
      <w:r>
        <w:t xml:space="preserve"> we use a general population prevalence of smoking of 0.27 and a </w:t>
      </w:r>
      <w:r>
        <w:lastRenderedPageBreak/>
        <w:t xml:space="preserve">sample prevalence of 0.05, thus fixing </w:t>
      </w:r>
      <m:oMath>
        <m:sSub>
          <m:sSubPr>
            <m:ctrlPr>
              <w:rPr>
                <w:rFonts w:ascii="Cambria Math" w:hAnsi="Cambria Math"/>
              </w:rPr>
            </m:ctrlPr>
          </m:sSubPr>
          <m:e>
            <m:r>
              <w:rPr>
                <w:rFonts w:ascii="Cambria Math" w:hAnsi="Cambria Math"/>
              </w:rPr>
              <m:t>β</m:t>
            </m:r>
          </m:e>
          <m:sub>
            <m:r>
              <w:rPr>
                <w:rFonts w:ascii="Cambria Math" w:hAnsi="Cambria Math"/>
              </w:rPr>
              <m:t>A</m:t>
            </m:r>
          </m:sub>
        </m:sSub>
      </m:oMath>
      <w:r>
        <w:t xml:space="preserve"> at 0.22. Because the prevalence of COVID-19 is not known in the general population, we allow the sample to be ov</w:t>
      </w:r>
      <w:r>
        <w:t>er</w:t>
      </w:r>
      <w:ins w:id="759" w:author="Author" w:date="2020-08-24T22:19:00Z">
        <w:r>
          <w:t>-</w:t>
        </w:r>
      </w:ins>
      <w:r>
        <w:t xml:space="preserve"> or under</w:t>
      </w:r>
      <w:del w:id="760" w:author="Author" w:date="2020-08-24T22:19:00Z">
        <w:r w:rsidR="00F00BA8">
          <w:delText xml:space="preserve"> </w:delText>
        </w:r>
      </w:del>
      <w:ins w:id="761" w:author="Author" w:date="2020-08-24T22:19:00Z">
        <w:r>
          <w:t>-</w:t>
        </w:r>
      </w:ins>
      <w:r>
        <w:t>representative (y-axis). We also allow modest interaction effects. Calculating over this parameter space, 40% of all possible combinations lead to an artifactual 2-fold protective or risk association operating through this simple model of bias</w:t>
      </w:r>
      <w:r>
        <w:t xml:space="preserve"> alone. It is important to disclose this level of uncertainty when publishing observational estimates.</w:t>
      </w:r>
    </w:p>
    <w:p w14:paraId="59D4237B" w14:textId="77777777" w:rsidR="007E6C1E" w:rsidRDefault="007E6C1E"/>
    <w:p w14:paraId="3A621806" w14:textId="77777777" w:rsidR="007E6C1E" w:rsidRDefault="00CE0BB1">
      <w:r>
        <w:br w:type="page"/>
      </w:r>
    </w:p>
    <w:p w14:paraId="60407F0F" w14:textId="77777777" w:rsidR="007E6C1E" w:rsidRDefault="00CE0BB1">
      <w:pPr>
        <w:pStyle w:val="Heading1"/>
      </w:pPr>
      <w:bookmarkStart w:id="762" w:name="_ncyfxlwz1amj" w:colFirst="0" w:colLast="0"/>
      <w:bookmarkEnd w:id="762"/>
      <w:r>
        <w:lastRenderedPageBreak/>
        <w:t>Supplementary tables</w:t>
      </w:r>
    </w:p>
    <w:p w14:paraId="25575D55" w14:textId="77777777" w:rsidR="007E6C1E" w:rsidRDefault="007E6C1E"/>
    <w:p w14:paraId="23A45B86" w14:textId="77777777" w:rsidR="007E6C1E" w:rsidRDefault="00CE0BB1">
      <w:r>
        <w:rPr>
          <w:b/>
        </w:rPr>
        <w:t>Supplementary Table 1</w:t>
      </w:r>
      <w:r>
        <w:t xml:space="preserve">: Association results for each of 2,556 variables in the UK Biobank cohort, testing for their influence on </w:t>
      </w:r>
      <w:r>
        <w:t>being tested for COVID-19</w:t>
      </w:r>
    </w:p>
    <w:p w14:paraId="7357EEC1" w14:textId="77777777" w:rsidR="007E6C1E" w:rsidRDefault="007E6C1E">
      <w:pPr>
        <w:rPr>
          <w:rFonts w:ascii="Calibri" w:eastAsia="Calibri" w:hAnsi="Calibri" w:cs="Calibri"/>
          <w:sz w:val="24"/>
          <w:szCs w:val="24"/>
        </w:rPr>
      </w:pPr>
    </w:p>
    <w:p w14:paraId="0F6F6278" w14:textId="77777777" w:rsidR="007E6C1E" w:rsidRDefault="00CE0BB1">
      <w:pPr>
        <w:numPr>
          <w:ilvl w:val="0"/>
          <w:numId w:val="2"/>
        </w:numPr>
        <w:pPrChange w:id="763" w:author="Author" w:date="2020-08-24T22:19:00Z">
          <w:pPr>
            <w:numPr>
              <w:numId w:val="5"/>
            </w:numPr>
            <w:ind w:left="720" w:hanging="360"/>
          </w:pPr>
        </w:pPrChange>
      </w:pPr>
      <w:r>
        <w:br w:type="page"/>
      </w:r>
    </w:p>
    <w:p w14:paraId="3F214EEA" w14:textId="77777777" w:rsidR="007E6C1E" w:rsidRDefault="00CE0BB1">
      <w:pPr>
        <w:pStyle w:val="Heading1"/>
      </w:pPr>
      <w:bookmarkStart w:id="764" w:name="_42ge72df672k" w:colFirst="0" w:colLast="0"/>
      <w:bookmarkEnd w:id="764"/>
      <w:r>
        <w:lastRenderedPageBreak/>
        <w:t>References</w:t>
      </w:r>
    </w:p>
    <w:p w14:paraId="7BDD3F1F" w14:textId="77777777" w:rsidR="007E6C1E" w:rsidRDefault="00CE0BB1">
      <w:pPr>
        <w:widowControl w:val="0"/>
        <w:pBdr>
          <w:top w:val="nil"/>
          <w:left w:val="nil"/>
          <w:bottom w:val="nil"/>
          <w:right w:val="nil"/>
          <w:between w:val="nil"/>
        </w:pBdr>
        <w:spacing w:before="240"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1. </w:t>
      </w:r>
      <w:r>
        <w:rPr>
          <w:rFonts w:ascii="Calibri" w:eastAsia="Calibri" w:hAnsi="Calibri" w:cs="Calibri"/>
          <w:color w:val="000000"/>
          <w:sz w:val="24"/>
          <w:szCs w:val="24"/>
        </w:rPr>
        <w:tab/>
      </w:r>
      <w:hyperlink r:id="rId17">
        <w:r>
          <w:rPr>
            <w:rFonts w:ascii="Calibri" w:eastAsia="Calibri" w:hAnsi="Calibri" w:cs="Calibri"/>
            <w:color w:val="000000"/>
            <w:sz w:val="24"/>
            <w:szCs w:val="24"/>
          </w:rPr>
          <w:t>Zhang P, Zhu L, Cai J, Lei F, Qin J-J, Xie J, et al. Association of Inpatient Use of Angiotensin Converting Enzyme Inhibitors and Angiotensin II Receptor Bloc</w:t>
        </w:r>
        <w:r>
          <w:rPr>
            <w:rFonts w:ascii="Calibri" w:eastAsia="Calibri" w:hAnsi="Calibri" w:cs="Calibri"/>
            <w:color w:val="000000"/>
            <w:sz w:val="24"/>
            <w:szCs w:val="24"/>
          </w:rPr>
          <w:t xml:space="preserve">kers with Mortality Among Patients With Hypertension Hospitalized With COVID-19. Circ Res [Internet]. 2020 Apr 17; Available from: </w:t>
        </w:r>
      </w:hyperlink>
      <w:hyperlink r:id="rId18">
        <w:r>
          <w:rPr>
            <w:rFonts w:ascii="Calibri" w:eastAsia="Calibri" w:hAnsi="Calibri" w:cs="Calibri"/>
            <w:color w:val="000000"/>
            <w:sz w:val="24"/>
            <w:szCs w:val="24"/>
          </w:rPr>
          <w:t>http://dx.doi.org/10.1161/CIRCRESAHA.120.317134</w:t>
        </w:r>
      </w:hyperlink>
    </w:p>
    <w:p w14:paraId="71CB797A"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2. </w:t>
      </w:r>
      <w:r>
        <w:rPr>
          <w:rFonts w:ascii="Calibri" w:eastAsia="Calibri" w:hAnsi="Calibri" w:cs="Calibri"/>
          <w:color w:val="000000"/>
          <w:sz w:val="24"/>
          <w:szCs w:val="24"/>
        </w:rPr>
        <w:tab/>
      </w:r>
      <w:hyperlink r:id="rId19">
        <w:r>
          <w:rPr>
            <w:rFonts w:ascii="Calibri" w:eastAsia="Calibri" w:hAnsi="Calibri" w:cs="Calibri"/>
            <w:color w:val="000000"/>
            <w:sz w:val="24"/>
            <w:szCs w:val="24"/>
          </w:rPr>
          <w:t>Wynants L, Van Calster B, Bonten MMJ, Collins GS, Debray TPA, De Vos M, et al. Prediction models for diagnosis and prognosis of covid-19 infection: systematic review and critical appraisal. BMJ. 2020 Apr 7;369:m1328.</w:t>
        </w:r>
      </w:hyperlink>
    </w:p>
    <w:p w14:paraId="260028D8"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3. </w:t>
      </w:r>
      <w:r>
        <w:rPr>
          <w:rFonts w:ascii="Calibri" w:eastAsia="Calibri" w:hAnsi="Calibri" w:cs="Calibri"/>
          <w:color w:val="000000"/>
          <w:sz w:val="24"/>
          <w:szCs w:val="24"/>
        </w:rPr>
        <w:tab/>
      </w:r>
      <w:hyperlink r:id="rId20">
        <w:r>
          <w:rPr>
            <w:rFonts w:ascii="Calibri" w:eastAsia="Calibri" w:hAnsi="Calibri" w:cs="Calibri"/>
            <w:color w:val="000000"/>
            <w:sz w:val="24"/>
            <w:szCs w:val="24"/>
          </w:rPr>
          <w:t xml:space="preserve">Gudbjartsson DF, Helgason A, Jonsson H, Magnusson OT, Melsted P, Norddahl GL, et al. Spread of SARS-CoV-2 in the Icelandic Population. N Engl J Med [Internet]. 2020 Apr 14; Available from: </w:t>
        </w:r>
      </w:hyperlink>
      <w:hyperlink r:id="rId21">
        <w:r>
          <w:rPr>
            <w:rFonts w:ascii="Calibri" w:eastAsia="Calibri" w:hAnsi="Calibri" w:cs="Calibri"/>
            <w:color w:val="000000"/>
            <w:sz w:val="24"/>
            <w:szCs w:val="24"/>
          </w:rPr>
          <w:t>http://dx.doi.org/10.1056/NEJMoa2006100</w:t>
        </w:r>
      </w:hyperlink>
    </w:p>
    <w:p w14:paraId="6F2BB31E"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4. </w:t>
      </w:r>
      <w:r>
        <w:rPr>
          <w:rFonts w:ascii="Calibri" w:eastAsia="Calibri" w:hAnsi="Calibri" w:cs="Calibri"/>
          <w:color w:val="000000"/>
          <w:sz w:val="24"/>
          <w:szCs w:val="24"/>
        </w:rPr>
        <w:tab/>
      </w:r>
      <w:hyperlink r:id="rId22">
        <w:r>
          <w:rPr>
            <w:rFonts w:ascii="Calibri" w:eastAsia="Calibri" w:hAnsi="Calibri" w:cs="Calibri"/>
            <w:color w:val="000000"/>
            <w:sz w:val="24"/>
            <w:szCs w:val="24"/>
          </w:rPr>
          <w:t xml:space="preserve">Chen T, Wu D, Chen H, Yan W, Yang D, Chen G, et al. Clinical characteristics of 113 deceased patients with coronavirus disease 2019: retrospective </w:t>
        </w:r>
        <w:r>
          <w:rPr>
            <w:rFonts w:ascii="Calibri" w:eastAsia="Calibri" w:hAnsi="Calibri" w:cs="Calibri"/>
            <w:color w:val="000000"/>
            <w:sz w:val="24"/>
            <w:szCs w:val="24"/>
          </w:rPr>
          <w:t>study. BMJ. 2020 Mar 26;368:m1091.</w:t>
        </w:r>
      </w:hyperlink>
    </w:p>
    <w:p w14:paraId="7A837F21"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5. </w:t>
      </w:r>
      <w:r>
        <w:rPr>
          <w:rFonts w:ascii="Calibri" w:eastAsia="Calibri" w:hAnsi="Calibri" w:cs="Calibri"/>
          <w:color w:val="000000"/>
          <w:sz w:val="24"/>
          <w:szCs w:val="24"/>
        </w:rPr>
        <w:tab/>
      </w:r>
      <w:hyperlink r:id="rId23">
        <w:r>
          <w:rPr>
            <w:rFonts w:ascii="Calibri" w:eastAsia="Calibri" w:hAnsi="Calibri" w:cs="Calibri"/>
            <w:color w:val="000000"/>
            <w:sz w:val="24"/>
            <w:szCs w:val="24"/>
          </w:rPr>
          <w:t>Tostmann A, Bradley J, Bousema T, Yiek W-K, Holwerda M, Bleeker-Rovers C, et al. Strong associations and moderate predictive value of early symptoms for SARS-CoV-2</w:t>
        </w:r>
        <w:r>
          <w:rPr>
            <w:rFonts w:ascii="Calibri" w:eastAsia="Calibri" w:hAnsi="Calibri" w:cs="Calibri"/>
            <w:color w:val="000000"/>
            <w:sz w:val="24"/>
            <w:szCs w:val="24"/>
          </w:rPr>
          <w:t xml:space="preserve"> test positivity among healthcare workers, the Netherlands, March 2020. Eurosurveillance. 2020 Apr 23;25(16):2000508.</w:t>
        </w:r>
      </w:hyperlink>
    </w:p>
    <w:p w14:paraId="21B1114C"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6. </w:t>
      </w:r>
      <w:r>
        <w:rPr>
          <w:rFonts w:ascii="Calibri" w:eastAsia="Calibri" w:hAnsi="Calibri" w:cs="Calibri"/>
          <w:color w:val="000000"/>
          <w:sz w:val="24"/>
          <w:szCs w:val="24"/>
        </w:rPr>
        <w:tab/>
      </w:r>
      <w:hyperlink r:id="rId24">
        <w:r>
          <w:rPr>
            <w:rFonts w:ascii="Calibri" w:eastAsia="Calibri" w:hAnsi="Calibri" w:cs="Calibri"/>
            <w:color w:val="000000"/>
            <w:sz w:val="24"/>
            <w:szCs w:val="24"/>
          </w:rPr>
          <w:t>Ruan Q, Yang K, Wang W, Jiang L, Song J. Clinical predictors of mortality due to</w:t>
        </w:r>
        <w:r>
          <w:rPr>
            <w:rFonts w:ascii="Calibri" w:eastAsia="Calibri" w:hAnsi="Calibri" w:cs="Calibri"/>
            <w:color w:val="000000"/>
            <w:sz w:val="24"/>
            <w:szCs w:val="24"/>
          </w:rPr>
          <w:t xml:space="preserve"> COVID-19 based on an analysis of data of 150 patients from Wuhan, China. Intensive Care Med [Internet]. 2020 Mar 3; Available from: </w:t>
        </w:r>
      </w:hyperlink>
      <w:hyperlink r:id="rId25">
        <w:r>
          <w:rPr>
            <w:rFonts w:ascii="Calibri" w:eastAsia="Calibri" w:hAnsi="Calibri" w:cs="Calibri"/>
            <w:color w:val="000000"/>
            <w:sz w:val="24"/>
            <w:szCs w:val="24"/>
          </w:rPr>
          <w:t>http://dx.doi.org/10.1007/s00134-020-05991-x</w:t>
        </w:r>
      </w:hyperlink>
    </w:p>
    <w:p w14:paraId="20F15146"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7. </w:t>
      </w:r>
      <w:r>
        <w:rPr>
          <w:rFonts w:ascii="Calibri" w:eastAsia="Calibri" w:hAnsi="Calibri" w:cs="Calibri"/>
          <w:color w:val="000000"/>
          <w:sz w:val="24"/>
          <w:szCs w:val="24"/>
        </w:rPr>
        <w:tab/>
      </w:r>
      <w:hyperlink r:id="rId26">
        <w:r>
          <w:rPr>
            <w:rFonts w:ascii="Calibri" w:eastAsia="Calibri" w:hAnsi="Calibri" w:cs="Calibri"/>
            <w:color w:val="000000"/>
            <w:sz w:val="24"/>
            <w:szCs w:val="24"/>
          </w:rPr>
          <w:t xml:space="preserve">Gilmore A. Review of: “Low incidence of daily active tobacco smoking in patients with symptomatic COVID-19.” Qeios [Internet]. 2020 Apr 27; Available from: </w:t>
        </w:r>
      </w:hyperlink>
      <w:hyperlink r:id="rId27">
        <w:r>
          <w:rPr>
            <w:rFonts w:ascii="Calibri" w:eastAsia="Calibri" w:hAnsi="Calibri" w:cs="Calibri"/>
            <w:color w:val="000000"/>
            <w:sz w:val="24"/>
            <w:szCs w:val="24"/>
          </w:rPr>
          <w:t>htt</w:t>
        </w:r>
        <w:r>
          <w:rPr>
            <w:rFonts w:ascii="Calibri" w:eastAsia="Calibri" w:hAnsi="Calibri" w:cs="Calibri"/>
            <w:color w:val="000000"/>
            <w:sz w:val="24"/>
            <w:szCs w:val="24"/>
          </w:rPr>
          <w:t>ps://www.qeios.com/read/37F3UD</w:t>
        </w:r>
      </w:hyperlink>
    </w:p>
    <w:p w14:paraId="64C7BAE7"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8. </w:t>
      </w:r>
      <w:r>
        <w:rPr>
          <w:rFonts w:ascii="Calibri" w:eastAsia="Calibri" w:hAnsi="Calibri" w:cs="Calibri"/>
          <w:color w:val="000000"/>
          <w:sz w:val="24"/>
          <w:szCs w:val="24"/>
        </w:rPr>
        <w:tab/>
      </w:r>
      <w:hyperlink r:id="rId28">
        <w:r>
          <w:rPr>
            <w:rFonts w:ascii="Calibri" w:eastAsia="Calibri" w:hAnsi="Calibri" w:cs="Calibri"/>
            <w:color w:val="000000"/>
            <w:sz w:val="24"/>
            <w:szCs w:val="24"/>
          </w:rPr>
          <w:t>Reynolds HR, Adhikari S, Pulgarin C, Troxel AB, Iturrate E, Johnson SB, et al. Renin-Angiotensin-Aldosterone System Inhibitors and Risk of Covid-19. N Engl J Med [Inte</w:t>
        </w:r>
        <w:r>
          <w:rPr>
            <w:rFonts w:ascii="Calibri" w:eastAsia="Calibri" w:hAnsi="Calibri" w:cs="Calibri"/>
            <w:color w:val="000000"/>
            <w:sz w:val="24"/>
            <w:szCs w:val="24"/>
          </w:rPr>
          <w:t xml:space="preserve">rnet]. 2020 May 1; Available from: </w:t>
        </w:r>
      </w:hyperlink>
      <w:hyperlink r:id="rId29">
        <w:r>
          <w:rPr>
            <w:rFonts w:ascii="Calibri" w:eastAsia="Calibri" w:hAnsi="Calibri" w:cs="Calibri"/>
            <w:color w:val="000000"/>
            <w:sz w:val="24"/>
            <w:szCs w:val="24"/>
          </w:rPr>
          <w:t>http://dx.doi.org/10.1056/NEJMoa2008975</w:t>
        </w:r>
      </w:hyperlink>
    </w:p>
    <w:p w14:paraId="5D5A0CE7"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9. </w:t>
      </w:r>
      <w:r>
        <w:rPr>
          <w:rFonts w:ascii="Calibri" w:eastAsia="Calibri" w:hAnsi="Calibri" w:cs="Calibri"/>
          <w:color w:val="000000"/>
          <w:sz w:val="24"/>
          <w:szCs w:val="24"/>
        </w:rPr>
        <w:tab/>
      </w:r>
      <w:hyperlink r:id="rId30">
        <w:r>
          <w:rPr>
            <w:rFonts w:ascii="Calibri" w:eastAsia="Calibri" w:hAnsi="Calibri" w:cs="Calibri"/>
            <w:color w:val="000000"/>
            <w:sz w:val="24"/>
            <w:szCs w:val="24"/>
          </w:rPr>
          <w:t>Mehra MR, Desai SS, Kuy S, Henry TD, Patel AN. Cardiovascular Di</w:t>
        </w:r>
        <w:r>
          <w:rPr>
            <w:rFonts w:ascii="Calibri" w:eastAsia="Calibri" w:hAnsi="Calibri" w:cs="Calibri"/>
            <w:color w:val="000000"/>
            <w:sz w:val="24"/>
            <w:szCs w:val="24"/>
          </w:rPr>
          <w:t xml:space="preserve">sease, Drug Therapy, and Mortality in Covid-19. N Engl J Med [Internet]. 2020 May 1; Available from: </w:t>
        </w:r>
      </w:hyperlink>
      <w:hyperlink r:id="rId31">
        <w:r>
          <w:rPr>
            <w:rFonts w:ascii="Calibri" w:eastAsia="Calibri" w:hAnsi="Calibri" w:cs="Calibri"/>
            <w:color w:val="000000"/>
            <w:sz w:val="24"/>
            <w:szCs w:val="24"/>
          </w:rPr>
          <w:t>http://dx.doi.org/10.1056/NEJMoa2007621</w:t>
        </w:r>
      </w:hyperlink>
    </w:p>
    <w:p w14:paraId="62ADE3B7"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r>
        <w:rPr>
          <w:rFonts w:ascii="Calibri" w:eastAsia="Calibri" w:hAnsi="Calibri" w:cs="Calibri"/>
          <w:color w:val="000000"/>
          <w:sz w:val="24"/>
          <w:szCs w:val="24"/>
        </w:rPr>
        <w:t xml:space="preserve">10. </w:t>
      </w:r>
      <w:r>
        <w:rPr>
          <w:rFonts w:ascii="Calibri" w:eastAsia="Calibri" w:hAnsi="Calibri" w:cs="Calibri"/>
          <w:color w:val="000000"/>
          <w:sz w:val="24"/>
          <w:szCs w:val="24"/>
        </w:rPr>
        <w:tab/>
      </w:r>
      <w:hyperlink r:id="rId32">
        <w:r>
          <w:rPr>
            <w:rFonts w:ascii="Calibri" w:eastAsia="Calibri" w:hAnsi="Calibri" w:cs="Calibri"/>
            <w:color w:val="000000"/>
            <w:sz w:val="24"/>
            <w:szCs w:val="24"/>
          </w:rPr>
          <w:t>de Lusignan S, Dorward J, Correa A, Jones N, Akinyemi O, Amirthalingam G, et al. Risk factors for SARS-CoV-2 among patients in the Oxford Royal College of General Practitioners Research and Surveillance Centre primary care network: a cross-sectional stu</w:t>
        </w:r>
        <w:r>
          <w:rPr>
            <w:rFonts w:ascii="Calibri" w:eastAsia="Calibri" w:hAnsi="Calibri" w:cs="Calibri"/>
            <w:color w:val="000000"/>
            <w:sz w:val="24"/>
            <w:szCs w:val="24"/>
          </w:rPr>
          <w:t xml:space="preserve">dy. Lancet Infect Dis [Internet]. 2020 May; Available from: </w:t>
        </w:r>
      </w:hyperlink>
      <w:hyperlink r:id="rId33">
        <w:r>
          <w:rPr>
            <w:rFonts w:ascii="Calibri" w:eastAsia="Calibri" w:hAnsi="Calibri" w:cs="Calibri"/>
            <w:color w:val="000000"/>
            <w:sz w:val="24"/>
            <w:szCs w:val="24"/>
          </w:rPr>
          <w:t>https://linkinghub.elsevier.com/retrieve/pii/S1473309920303716</w:t>
        </w:r>
      </w:hyperlink>
    </w:p>
    <w:p w14:paraId="4405CF9A" w14:textId="5C505C10" w:rsidR="007E6C1E" w:rsidRDefault="00F00BA8">
      <w:pPr>
        <w:widowControl w:val="0"/>
        <w:pBdr>
          <w:top w:val="nil"/>
          <w:left w:val="nil"/>
          <w:bottom w:val="nil"/>
          <w:right w:val="nil"/>
          <w:between w:val="nil"/>
        </w:pBdr>
        <w:spacing w:after="240" w:line="240" w:lineRule="auto"/>
        <w:ind w:left="480" w:hanging="480"/>
        <w:rPr>
          <w:ins w:id="765" w:author="Author" w:date="2020-08-24T22:19:00Z"/>
          <w:rFonts w:ascii="Calibri" w:eastAsia="Calibri" w:hAnsi="Calibri" w:cs="Calibri"/>
          <w:color w:val="000000"/>
          <w:sz w:val="24"/>
          <w:szCs w:val="24"/>
        </w:rPr>
      </w:pPr>
      <w:del w:id="766" w:author="Author" w:date="2020-08-24T22:19:00Z">
        <w:r>
          <w:rPr>
            <w:rFonts w:ascii="Calibri" w:eastAsia="Calibri" w:hAnsi="Calibri" w:cs="Calibri"/>
            <w:color w:val="000000"/>
            <w:sz w:val="24"/>
            <w:szCs w:val="24"/>
          </w:rPr>
          <w:lastRenderedPageBreak/>
          <w:delText>11.</w:delText>
        </w:r>
      </w:del>
      <w:ins w:id="767" w:author="Author" w:date="2020-08-24T22:19:00Z">
        <w:r w:rsidR="00CE0BB1">
          <w:rPr>
            <w:rFonts w:ascii="Calibri" w:eastAsia="Calibri" w:hAnsi="Calibri" w:cs="Calibri"/>
            <w:color w:val="000000"/>
            <w:sz w:val="24"/>
            <w:szCs w:val="24"/>
          </w:rPr>
          <w:t xml:space="preserve">11. </w:t>
        </w:r>
        <w:r w:rsidR="00CE0BB1">
          <w:rPr>
            <w:rFonts w:ascii="Calibri" w:eastAsia="Calibri" w:hAnsi="Calibri" w:cs="Calibri"/>
            <w:color w:val="000000"/>
            <w:sz w:val="24"/>
            <w:szCs w:val="24"/>
          </w:rPr>
          <w:tab/>
        </w:r>
        <w:r w:rsidR="00CE0BB1">
          <w:fldChar w:fldCharType="begin"/>
        </w:r>
        <w:r w:rsidR="00CE0BB1">
          <w:instrText xml:space="preserve"> HYPERLINK "http://paperpile.com/b/dg2jLS/DQ4A" \h </w:instrText>
        </w:r>
        <w:r w:rsidR="00CE0BB1">
          <w:fldChar w:fldCharType="separate"/>
        </w:r>
        <w:r w:rsidR="00CE0BB1">
          <w:rPr>
            <w:rFonts w:ascii="Calibri" w:eastAsia="Calibri" w:hAnsi="Calibri" w:cs="Calibri"/>
            <w:color w:val="000000"/>
            <w:sz w:val="24"/>
            <w:szCs w:val="24"/>
          </w:rPr>
          <w:t>Goren A, Vaño-Galván S, Wambier CG, McCoy J, Gomez-Zubiaur A, Moreno-Arrones OM, et al. A preliminary observation: Male pattern hair loss among hospitalized COVID-19 patients in Spain - A potential clue t</w:t>
        </w:r>
        <w:r w:rsidR="00CE0BB1">
          <w:rPr>
            <w:rFonts w:ascii="Calibri" w:eastAsia="Calibri" w:hAnsi="Calibri" w:cs="Calibri"/>
            <w:color w:val="000000"/>
            <w:sz w:val="24"/>
            <w:szCs w:val="24"/>
          </w:rPr>
          <w:t>o the role of androgens in COVID-19 severity. J Cosmet Dermatol. 2020 Jul;19(7):1545–7.</w:t>
        </w:r>
        <w:r w:rsidR="00CE0BB1">
          <w:rPr>
            <w:rFonts w:ascii="Calibri" w:eastAsia="Calibri" w:hAnsi="Calibri" w:cs="Calibri"/>
            <w:color w:val="000000"/>
            <w:sz w:val="24"/>
            <w:szCs w:val="24"/>
          </w:rPr>
          <w:fldChar w:fldCharType="end"/>
        </w:r>
      </w:ins>
    </w:p>
    <w:p w14:paraId="2DFA24E8" w14:textId="77777777" w:rsidR="007E6C1E" w:rsidRDefault="00CE0BB1">
      <w:pPr>
        <w:widowControl w:val="0"/>
        <w:pBdr>
          <w:top w:val="nil"/>
          <w:left w:val="nil"/>
          <w:bottom w:val="nil"/>
          <w:right w:val="nil"/>
          <w:between w:val="nil"/>
        </w:pBdr>
        <w:spacing w:after="240" w:line="240" w:lineRule="auto"/>
        <w:ind w:left="480" w:hanging="480"/>
        <w:rPr>
          <w:ins w:id="768" w:author="Author" w:date="2020-08-24T22:19:00Z"/>
          <w:rFonts w:ascii="Calibri" w:eastAsia="Calibri" w:hAnsi="Calibri" w:cs="Calibri"/>
          <w:color w:val="000000"/>
          <w:sz w:val="24"/>
          <w:szCs w:val="24"/>
        </w:rPr>
      </w:pPr>
      <w:ins w:id="769" w:author="Author" w:date="2020-08-24T22:19:00Z">
        <w:r>
          <w:rPr>
            <w:rFonts w:ascii="Calibri" w:eastAsia="Calibri" w:hAnsi="Calibri" w:cs="Calibri"/>
            <w:color w:val="000000"/>
            <w:sz w:val="24"/>
            <w:szCs w:val="24"/>
          </w:rPr>
          <w:t xml:space="preserve">12. </w:t>
        </w:r>
        <w:r>
          <w:rPr>
            <w:rFonts w:ascii="Calibri" w:eastAsia="Calibri" w:hAnsi="Calibri" w:cs="Calibri"/>
            <w:color w:val="000000"/>
            <w:sz w:val="24"/>
            <w:szCs w:val="24"/>
          </w:rPr>
          <w:tab/>
        </w:r>
        <w:r>
          <w:fldChar w:fldCharType="begin"/>
        </w:r>
        <w:r>
          <w:instrText xml:space="preserve"> HYPERLINK "http://paperpile.com/b/dg2jLS/yUl7" \h </w:instrText>
        </w:r>
        <w:r>
          <w:fldChar w:fldCharType="separate"/>
        </w:r>
        <w:r>
          <w:rPr>
            <w:rFonts w:ascii="Calibri" w:eastAsia="Calibri" w:hAnsi="Calibri" w:cs="Calibri"/>
            <w:color w:val="000000"/>
            <w:sz w:val="24"/>
            <w:szCs w:val="24"/>
          </w:rPr>
          <w:t>Liu W, Brookhart MA, Schneeweiss S, Mi X, Setoguchi S. Implications of M bias in epidemiologic studies: a sim</w:t>
        </w:r>
        <w:r>
          <w:rPr>
            <w:rFonts w:ascii="Calibri" w:eastAsia="Calibri" w:hAnsi="Calibri" w:cs="Calibri"/>
            <w:color w:val="000000"/>
            <w:sz w:val="24"/>
            <w:szCs w:val="24"/>
          </w:rPr>
          <w:t>ulation study. Am J Epidemiol. 2012 Nov 15;176(10):938–48.</w:t>
        </w:r>
        <w:r>
          <w:rPr>
            <w:rFonts w:ascii="Calibri" w:eastAsia="Calibri" w:hAnsi="Calibri" w:cs="Calibri"/>
            <w:color w:val="000000"/>
            <w:sz w:val="24"/>
            <w:szCs w:val="24"/>
          </w:rPr>
          <w:fldChar w:fldCharType="end"/>
        </w:r>
      </w:ins>
    </w:p>
    <w:p w14:paraId="7066A993"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770" w:author="Author" w:date="2020-08-24T22:19:00Z">
        <w:r>
          <w:rPr>
            <w:rFonts w:ascii="Calibri" w:eastAsia="Calibri" w:hAnsi="Calibri" w:cs="Calibri"/>
            <w:color w:val="000000"/>
            <w:sz w:val="24"/>
            <w:szCs w:val="24"/>
          </w:rPr>
          <w:t>13.</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34">
        <w:r>
          <w:rPr>
            <w:rFonts w:ascii="Calibri" w:eastAsia="Calibri" w:hAnsi="Calibri" w:cs="Calibri"/>
            <w:color w:val="000000"/>
            <w:sz w:val="24"/>
            <w:szCs w:val="24"/>
          </w:rPr>
          <w:t>Cole SR, Platt RW, Schisterman EF, Chu H, Westreich D, Richardson D, et al. Illustrating bias due to conditioning on a collider. Int J Epi</w:t>
        </w:r>
        <w:r>
          <w:rPr>
            <w:rFonts w:ascii="Calibri" w:eastAsia="Calibri" w:hAnsi="Calibri" w:cs="Calibri"/>
            <w:color w:val="000000"/>
            <w:sz w:val="24"/>
            <w:szCs w:val="24"/>
          </w:rPr>
          <w:t>demiol. 2010 Apr;39(2):417–20.</w:t>
        </w:r>
      </w:hyperlink>
    </w:p>
    <w:p w14:paraId="2D846FAE" w14:textId="11E8AD7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71" w:author="Author" w:date="2020-08-24T22:19:00Z">
        <w:r>
          <w:rPr>
            <w:rFonts w:ascii="Calibri" w:eastAsia="Calibri" w:hAnsi="Calibri" w:cs="Calibri"/>
            <w:color w:val="000000"/>
            <w:sz w:val="24"/>
            <w:szCs w:val="24"/>
          </w:rPr>
          <w:delText>12</w:delText>
        </w:r>
      </w:del>
      <w:ins w:id="772" w:author="Author" w:date="2020-08-24T22:19:00Z">
        <w:r w:rsidR="00CE0BB1">
          <w:rPr>
            <w:rFonts w:ascii="Calibri" w:eastAsia="Calibri" w:hAnsi="Calibri" w:cs="Calibri"/>
            <w:color w:val="000000"/>
            <w:sz w:val="24"/>
            <w:szCs w:val="24"/>
          </w:rPr>
          <w:t>14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35">
        <w:r w:rsidR="00CE0BB1">
          <w:rPr>
            <w:rFonts w:ascii="Calibri" w:eastAsia="Calibri" w:hAnsi="Calibri" w:cs="Calibri"/>
            <w:color w:val="000000"/>
            <w:sz w:val="24"/>
            <w:szCs w:val="24"/>
          </w:rPr>
          <w:t>Elwert F, Winship C. Endogenous Selection Bias: The Problem of Conditioning on a Collider Variable. Annu Rev Sociol. 2014 Jul;40:31–53.</w:t>
        </w:r>
      </w:hyperlink>
    </w:p>
    <w:p w14:paraId="4CBD22AD" w14:textId="2652F43D"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73" w:author="Author" w:date="2020-08-24T22:19:00Z">
        <w:r>
          <w:rPr>
            <w:rFonts w:ascii="Calibri" w:eastAsia="Calibri" w:hAnsi="Calibri" w:cs="Calibri"/>
            <w:color w:val="000000"/>
            <w:sz w:val="24"/>
            <w:szCs w:val="24"/>
          </w:rPr>
          <w:delText>13</w:delText>
        </w:r>
      </w:del>
      <w:ins w:id="774" w:author="Author" w:date="2020-08-24T22:19:00Z">
        <w:r w:rsidR="00CE0BB1">
          <w:rPr>
            <w:rFonts w:ascii="Calibri" w:eastAsia="Calibri" w:hAnsi="Calibri" w:cs="Calibri"/>
            <w:color w:val="000000"/>
            <w:sz w:val="24"/>
            <w:szCs w:val="24"/>
          </w:rPr>
          <w:t>15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36">
        <w:r w:rsidR="00CE0BB1">
          <w:rPr>
            <w:rFonts w:ascii="Calibri" w:eastAsia="Calibri" w:hAnsi="Calibri" w:cs="Calibri"/>
            <w:color w:val="000000"/>
            <w:sz w:val="24"/>
            <w:szCs w:val="24"/>
          </w:rPr>
          <w:t>Luque-Fernandez MA, Schomaker M, Redondo-Sanchez D, Jose Sanchez Perez M, Vaidya A, Schnitzer ME. Educational Note: Paradoxical collider effect in the analysis of non-communicable disease epidemiological data: a reproducible il</w:t>
        </w:r>
        <w:r w:rsidR="00CE0BB1">
          <w:rPr>
            <w:rFonts w:ascii="Calibri" w:eastAsia="Calibri" w:hAnsi="Calibri" w:cs="Calibri"/>
            <w:color w:val="000000"/>
            <w:sz w:val="24"/>
            <w:szCs w:val="24"/>
          </w:rPr>
          <w:t>lustration and web application. Int J Epidemiol. 2019 Apr 1;48(2):640–53.</w:t>
        </w:r>
      </w:hyperlink>
    </w:p>
    <w:p w14:paraId="0EE83718" w14:textId="77777777" w:rsidR="007E6C1E" w:rsidRDefault="00CE0BB1">
      <w:pPr>
        <w:widowControl w:val="0"/>
        <w:pBdr>
          <w:top w:val="nil"/>
          <w:left w:val="nil"/>
          <w:bottom w:val="nil"/>
          <w:right w:val="nil"/>
          <w:between w:val="nil"/>
        </w:pBdr>
        <w:spacing w:after="240" w:line="240" w:lineRule="auto"/>
        <w:ind w:left="480" w:hanging="480"/>
        <w:rPr>
          <w:moveTo w:id="775" w:author="Author" w:date="2020-08-24T22:19:00Z"/>
          <w:rFonts w:ascii="Calibri" w:eastAsia="Calibri" w:hAnsi="Calibri" w:cs="Calibri"/>
          <w:color w:val="000000"/>
          <w:sz w:val="24"/>
          <w:szCs w:val="24"/>
        </w:rPr>
      </w:pPr>
      <w:ins w:id="776" w:author="Author" w:date="2020-08-24T22:19:00Z">
        <w:r>
          <w:rPr>
            <w:rFonts w:ascii="Calibri" w:eastAsia="Calibri" w:hAnsi="Calibri" w:cs="Calibri"/>
            <w:color w:val="000000"/>
            <w:sz w:val="24"/>
            <w:szCs w:val="24"/>
          </w:rPr>
          <w:t>16.</w:t>
        </w:r>
      </w:ins>
      <w:moveToRangeStart w:id="777" w:author="Author" w:date="2020-08-24T22:19:00Z" w:name="move49199965"/>
      <w:moveTo w:id="778" w:author="Author" w:date="2020-08-24T22:19:00Z">
        <w:r>
          <w:rPr>
            <w:rFonts w:ascii="Calibri" w:eastAsia="Calibri" w:hAnsi="Calibri" w:cs="Calibri"/>
            <w:color w:val="000000"/>
            <w:sz w:val="24"/>
            <w:szCs w:val="24"/>
          </w:rPr>
          <w:t xml:space="preserve"> </w:t>
        </w:r>
        <w:r>
          <w:rPr>
            <w:rFonts w:ascii="Calibri" w:eastAsia="Calibri" w:hAnsi="Calibri" w:cs="Calibri"/>
            <w:color w:val="000000"/>
            <w:sz w:val="24"/>
            <w:szCs w:val="24"/>
          </w:rPr>
          <w:tab/>
        </w:r>
        <w:r>
          <w:fldChar w:fldCharType="begin"/>
        </w:r>
        <w:r>
          <w:instrText xml:space="preserve"> HYPERLINK "http://paperpile.com/b/dg2jLS/fy6a" \h </w:instrText>
        </w:r>
        <w:r>
          <w:fldChar w:fldCharType="separate"/>
        </w:r>
        <w:r>
          <w:rPr>
            <w:rFonts w:ascii="Calibri" w:eastAsia="Calibri" w:hAnsi="Calibri" w:cs="Calibri"/>
            <w:color w:val="000000"/>
            <w:sz w:val="24"/>
            <w:szCs w:val="24"/>
          </w:rPr>
          <w:t>Munafò MR, Tilling K, Taylor AE, Evans DM, Davey Smith G. Collider scope: when selection bias can substantially influence o</w:t>
        </w:r>
        <w:r>
          <w:rPr>
            <w:rFonts w:ascii="Calibri" w:eastAsia="Calibri" w:hAnsi="Calibri" w:cs="Calibri"/>
            <w:color w:val="000000"/>
            <w:sz w:val="24"/>
            <w:szCs w:val="24"/>
          </w:rPr>
          <w:t>bserved associations. Int J Epidemiol. 2018 Feb 1;47(1):226–35.</w:t>
        </w:r>
        <w:r>
          <w:rPr>
            <w:rFonts w:ascii="Calibri" w:eastAsia="Calibri" w:hAnsi="Calibri" w:cs="Calibri"/>
            <w:color w:val="000000"/>
            <w:sz w:val="24"/>
            <w:szCs w:val="24"/>
          </w:rPr>
          <w:fldChar w:fldCharType="end"/>
        </w:r>
      </w:moveTo>
    </w:p>
    <w:moveToRangeEnd w:id="777"/>
    <w:p w14:paraId="7D964AF0" w14:textId="57708B5F" w:rsidR="007E6C1E" w:rsidRDefault="00F00BA8">
      <w:pPr>
        <w:widowControl w:val="0"/>
        <w:pBdr>
          <w:top w:val="nil"/>
          <w:left w:val="nil"/>
          <w:bottom w:val="nil"/>
          <w:right w:val="nil"/>
          <w:between w:val="nil"/>
        </w:pBdr>
        <w:spacing w:after="240" w:line="240" w:lineRule="auto"/>
        <w:ind w:left="480" w:hanging="480"/>
        <w:rPr>
          <w:ins w:id="779" w:author="Author" w:date="2020-08-24T22:19:00Z"/>
          <w:rFonts w:ascii="Calibri" w:eastAsia="Calibri" w:hAnsi="Calibri" w:cs="Calibri"/>
          <w:color w:val="000000"/>
          <w:sz w:val="24"/>
          <w:szCs w:val="24"/>
        </w:rPr>
      </w:pPr>
      <w:del w:id="780" w:author="Author" w:date="2020-08-24T22:19:00Z">
        <w:r>
          <w:rPr>
            <w:rFonts w:ascii="Calibri" w:eastAsia="Calibri" w:hAnsi="Calibri" w:cs="Calibri"/>
            <w:color w:val="000000"/>
            <w:sz w:val="24"/>
            <w:szCs w:val="24"/>
          </w:rPr>
          <w:delText>14</w:delText>
        </w:r>
      </w:del>
      <w:ins w:id="781" w:author="Author" w:date="2020-08-24T22:19:00Z">
        <w:r w:rsidR="00CE0BB1">
          <w:rPr>
            <w:rFonts w:ascii="Calibri" w:eastAsia="Calibri" w:hAnsi="Calibri" w:cs="Calibri"/>
            <w:color w:val="000000"/>
            <w:sz w:val="24"/>
            <w:szCs w:val="24"/>
          </w:rPr>
          <w:t xml:space="preserve">17. </w:t>
        </w:r>
        <w:r w:rsidR="00CE0BB1">
          <w:rPr>
            <w:rFonts w:ascii="Calibri" w:eastAsia="Calibri" w:hAnsi="Calibri" w:cs="Calibri"/>
            <w:color w:val="000000"/>
            <w:sz w:val="24"/>
            <w:szCs w:val="24"/>
          </w:rPr>
          <w:tab/>
        </w:r>
        <w:r w:rsidR="00CE0BB1">
          <w:fldChar w:fldCharType="begin"/>
        </w:r>
        <w:r w:rsidR="00CE0BB1">
          <w:instrText xml:space="preserve"> HYPERLINK "http://paperpile.com/b/dg2jLS/tgoG" \h </w:instrText>
        </w:r>
        <w:r w:rsidR="00CE0BB1">
          <w:fldChar w:fldCharType="separate"/>
        </w:r>
        <w:r w:rsidR="00CE0BB1">
          <w:rPr>
            <w:rFonts w:ascii="Calibri" w:eastAsia="Calibri" w:hAnsi="Calibri" w:cs="Calibri"/>
            <w:color w:val="000000"/>
            <w:sz w:val="24"/>
            <w:szCs w:val="24"/>
          </w:rPr>
          <w:t>Hernán MA. Invited Commentary: Selection Bias Without Colliders. Am J Epidemiol. 2017 Jun 1;185(11):1048–50.</w:t>
        </w:r>
        <w:r w:rsidR="00CE0BB1">
          <w:rPr>
            <w:rFonts w:ascii="Calibri" w:eastAsia="Calibri" w:hAnsi="Calibri" w:cs="Calibri"/>
            <w:color w:val="000000"/>
            <w:sz w:val="24"/>
            <w:szCs w:val="24"/>
          </w:rPr>
          <w:fldChar w:fldCharType="end"/>
        </w:r>
      </w:ins>
    </w:p>
    <w:p w14:paraId="09C5D460"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782" w:author="Author" w:date="2020-08-24T22:19:00Z">
        <w:r>
          <w:rPr>
            <w:rFonts w:ascii="Calibri" w:eastAsia="Calibri" w:hAnsi="Calibri" w:cs="Calibri"/>
            <w:color w:val="000000"/>
            <w:sz w:val="24"/>
            <w:szCs w:val="24"/>
          </w:rPr>
          <w:t>18</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37">
        <w:r>
          <w:rPr>
            <w:rFonts w:ascii="Calibri" w:eastAsia="Calibri" w:hAnsi="Calibri" w:cs="Calibri"/>
            <w:color w:val="000000"/>
            <w:sz w:val="24"/>
            <w:szCs w:val="24"/>
          </w:rPr>
          <w:t>Ding P, Miratrix LW. To Adjust or Not to Adjust? Sensitivity Analysis of M-Bias and Butterfly-Bias. Journal of Causal Inference. 2015 Mar 1;3(1):41–57.</w:t>
        </w:r>
      </w:hyperlink>
    </w:p>
    <w:p w14:paraId="05710BAB" w14:textId="139F92B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83" w:author="Author" w:date="2020-08-24T22:19:00Z">
        <w:r>
          <w:rPr>
            <w:rFonts w:ascii="Calibri" w:eastAsia="Calibri" w:hAnsi="Calibri" w:cs="Calibri"/>
            <w:color w:val="000000"/>
            <w:sz w:val="24"/>
            <w:szCs w:val="24"/>
          </w:rPr>
          <w:delText>15</w:delText>
        </w:r>
      </w:del>
      <w:ins w:id="784" w:author="Author" w:date="2020-08-24T22:19:00Z">
        <w:r w:rsidR="00CE0BB1">
          <w:rPr>
            <w:rFonts w:ascii="Calibri" w:eastAsia="Calibri" w:hAnsi="Calibri" w:cs="Calibri"/>
            <w:color w:val="000000"/>
            <w:sz w:val="24"/>
            <w:szCs w:val="24"/>
          </w:rPr>
          <w:t>19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38">
        <w:r w:rsidR="00CE0BB1">
          <w:rPr>
            <w:rFonts w:ascii="Calibri" w:eastAsia="Calibri" w:hAnsi="Calibri" w:cs="Calibri"/>
            <w:color w:val="000000"/>
            <w:sz w:val="24"/>
            <w:szCs w:val="24"/>
          </w:rPr>
          <w:t>Nguyen TQ,</w:t>
        </w:r>
        <w:r w:rsidR="00CE0BB1">
          <w:rPr>
            <w:rFonts w:ascii="Calibri" w:eastAsia="Calibri" w:hAnsi="Calibri" w:cs="Calibri"/>
            <w:color w:val="000000"/>
            <w:sz w:val="24"/>
            <w:szCs w:val="24"/>
          </w:rPr>
          <w:t xml:space="preserve"> Dafoe A, Ogburn EL. The magnitude and direction of collider bias for binary variables [Internet]. arXiv [stat.ME]. 2016. Available from: </w:t>
        </w:r>
      </w:hyperlink>
      <w:hyperlink r:id="rId39">
        <w:r w:rsidR="00CE0BB1">
          <w:rPr>
            <w:rFonts w:ascii="Calibri" w:eastAsia="Calibri" w:hAnsi="Calibri" w:cs="Calibri"/>
            <w:color w:val="000000"/>
            <w:sz w:val="24"/>
            <w:szCs w:val="24"/>
          </w:rPr>
          <w:t>http://arxiv.org/abs/1609.00606</w:t>
        </w:r>
      </w:hyperlink>
    </w:p>
    <w:p w14:paraId="5CD959B7" w14:textId="6BCCD3E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85" w:author="Author" w:date="2020-08-24T22:19:00Z">
        <w:r>
          <w:rPr>
            <w:rFonts w:ascii="Calibri" w:eastAsia="Calibri" w:hAnsi="Calibri" w:cs="Calibri"/>
            <w:color w:val="000000"/>
            <w:sz w:val="24"/>
            <w:szCs w:val="24"/>
          </w:rPr>
          <w:delText>16</w:delText>
        </w:r>
      </w:del>
      <w:ins w:id="786" w:author="Author" w:date="2020-08-24T22:19:00Z">
        <w:r w:rsidR="00CE0BB1">
          <w:rPr>
            <w:rFonts w:ascii="Calibri" w:eastAsia="Calibri" w:hAnsi="Calibri" w:cs="Calibri"/>
            <w:color w:val="000000"/>
            <w:sz w:val="24"/>
            <w:szCs w:val="24"/>
          </w:rPr>
          <w:t>20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40">
        <w:r w:rsidR="00CE0BB1">
          <w:rPr>
            <w:rFonts w:ascii="Calibri" w:eastAsia="Calibri" w:hAnsi="Calibri" w:cs="Calibri"/>
            <w:color w:val="000000"/>
            <w:sz w:val="24"/>
            <w:szCs w:val="24"/>
          </w:rPr>
          <w:t xml:space="preserve">Pearl J. Myth, Confusion, and Science in Causal Analysis. 2009 May 1 [cited 2020 Apr 23]; Available from: </w:t>
        </w:r>
      </w:hyperlink>
      <w:hyperlink r:id="rId41">
        <w:r w:rsidR="00CE0BB1">
          <w:rPr>
            <w:rFonts w:ascii="Calibri" w:eastAsia="Calibri" w:hAnsi="Calibri" w:cs="Calibri"/>
            <w:color w:val="000000"/>
            <w:sz w:val="24"/>
            <w:szCs w:val="24"/>
          </w:rPr>
          <w:t>https://escholarship.org/uc/item/6cs342k2</w:t>
        </w:r>
      </w:hyperlink>
    </w:p>
    <w:p w14:paraId="19539CF8" w14:textId="2BE9C85E"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87" w:author="Author" w:date="2020-08-24T22:19:00Z">
        <w:r>
          <w:rPr>
            <w:rFonts w:ascii="Calibri" w:eastAsia="Calibri" w:hAnsi="Calibri" w:cs="Calibri"/>
            <w:color w:val="000000"/>
            <w:sz w:val="24"/>
            <w:szCs w:val="24"/>
          </w:rPr>
          <w:delText>17</w:delText>
        </w:r>
      </w:del>
      <w:ins w:id="788" w:author="Author" w:date="2020-08-24T22:19:00Z">
        <w:r w:rsidR="00CE0BB1">
          <w:rPr>
            <w:rFonts w:ascii="Calibri" w:eastAsia="Calibri" w:hAnsi="Calibri" w:cs="Calibri"/>
            <w:color w:val="000000"/>
            <w:sz w:val="24"/>
            <w:szCs w:val="24"/>
          </w:rPr>
          <w:t>21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42">
        <w:r w:rsidR="00CE0BB1">
          <w:rPr>
            <w:rFonts w:ascii="Calibri" w:eastAsia="Calibri" w:hAnsi="Calibri" w:cs="Calibri"/>
            <w:color w:val="000000"/>
            <w:sz w:val="24"/>
            <w:szCs w:val="24"/>
          </w:rPr>
          <w:t xml:space="preserve">Shrier I. Letter to the Editor [Internet]. Vol. 27, Statistics in Medicine. 2008. p. 2740–1. Available from: </w:t>
        </w:r>
      </w:hyperlink>
      <w:hyperlink r:id="rId43">
        <w:r w:rsidR="00CE0BB1">
          <w:rPr>
            <w:rFonts w:ascii="Calibri" w:eastAsia="Calibri" w:hAnsi="Calibri" w:cs="Calibri"/>
            <w:color w:val="000000"/>
            <w:sz w:val="24"/>
            <w:szCs w:val="24"/>
          </w:rPr>
          <w:t>http://dx.doi.org/10.1002/sim.3172</w:t>
        </w:r>
      </w:hyperlink>
    </w:p>
    <w:p w14:paraId="37B9A79E" w14:textId="42B87F6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89" w:author="Author" w:date="2020-08-24T22:19:00Z">
        <w:r>
          <w:rPr>
            <w:rFonts w:ascii="Calibri" w:eastAsia="Calibri" w:hAnsi="Calibri" w:cs="Calibri"/>
            <w:color w:val="000000"/>
            <w:sz w:val="24"/>
            <w:szCs w:val="24"/>
          </w:rPr>
          <w:delText>18</w:delText>
        </w:r>
      </w:del>
      <w:ins w:id="790" w:author="Author" w:date="2020-08-24T22:19:00Z">
        <w:r w:rsidR="00CE0BB1">
          <w:rPr>
            <w:rFonts w:ascii="Calibri" w:eastAsia="Calibri" w:hAnsi="Calibri" w:cs="Calibri"/>
            <w:color w:val="000000"/>
            <w:sz w:val="24"/>
            <w:szCs w:val="24"/>
          </w:rPr>
          <w:t>22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44">
        <w:r w:rsidR="00CE0BB1">
          <w:rPr>
            <w:rFonts w:ascii="Calibri" w:eastAsia="Calibri" w:hAnsi="Calibri" w:cs="Calibri"/>
            <w:color w:val="000000"/>
            <w:sz w:val="24"/>
            <w:szCs w:val="24"/>
          </w:rPr>
          <w:t>Rohrer JM. Thinking Clearly About Correlations and Causation: Graphical Causal Models for Observational Data. Advances in Methods and Practices in Psychological S</w:t>
        </w:r>
        <w:r w:rsidR="00CE0BB1">
          <w:rPr>
            <w:rFonts w:ascii="Calibri" w:eastAsia="Calibri" w:hAnsi="Calibri" w:cs="Calibri"/>
            <w:color w:val="000000"/>
            <w:sz w:val="24"/>
            <w:szCs w:val="24"/>
          </w:rPr>
          <w:t>cience. 2018 Mar 1;1(1):27–42.</w:t>
        </w:r>
      </w:hyperlink>
    </w:p>
    <w:p w14:paraId="686023D9" w14:textId="3AFCC100" w:rsidR="007E6C1E" w:rsidRDefault="00F00BA8">
      <w:pPr>
        <w:widowControl w:val="0"/>
        <w:pBdr>
          <w:top w:val="nil"/>
          <w:left w:val="nil"/>
          <w:bottom w:val="nil"/>
          <w:right w:val="nil"/>
          <w:between w:val="nil"/>
        </w:pBdr>
        <w:spacing w:after="240" w:line="240" w:lineRule="auto"/>
        <w:ind w:left="480" w:hanging="480"/>
        <w:rPr>
          <w:ins w:id="791" w:author="Author" w:date="2020-08-24T22:19:00Z"/>
          <w:rFonts w:ascii="Calibri" w:eastAsia="Calibri" w:hAnsi="Calibri" w:cs="Calibri"/>
          <w:color w:val="000000"/>
          <w:sz w:val="24"/>
          <w:szCs w:val="24"/>
        </w:rPr>
      </w:pPr>
      <w:del w:id="792" w:author="Author" w:date="2020-08-24T22:19:00Z">
        <w:r>
          <w:rPr>
            <w:rFonts w:ascii="Calibri" w:eastAsia="Calibri" w:hAnsi="Calibri" w:cs="Calibri"/>
            <w:color w:val="000000"/>
            <w:sz w:val="24"/>
            <w:szCs w:val="24"/>
          </w:rPr>
          <w:delText>19</w:delText>
        </w:r>
      </w:del>
      <w:ins w:id="793" w:author="Author" w:date="2020-08-24T22:19:00Z">
        <w:r w:rsidR="00CE0BB1">
          <w:rPr>
            <w:rFonts w:ascii="Calibri" w:eastAsia="Calibri" w:hAnsi="Calibri" w:cs="Calibri"/>
            <w:color w:val="000000"/>
            <w:sz w:val="24"/>
            <w:szCs w:val="24"/>
          </w:rPr>
          <w:t xml:space="preserve">23. </w:t>
        </w:r>
        <w:r w:rsidR="00CE0BB1">
          <w:rPr>
            <w:rFonts w:ascii="Calibri" w:eastAsia="Calibri" w:hAnsi="Calibri" w:cs="Calibri"/>
            <w:color w:val="000000"/>
            <w:sz w:val="24"/>
            <w:szCs w:val="24"/>
          </w:rPr>
          <w:tab/>
        </w:r>
        <w:r w:rsidR="00CE0BB1">
          <w:fldChar w:fldCharType="begin"/>
        </w:r>
        <w:r w:rsidR="00CE0BB1">
          <w:instrText xml:space="preserve"> HYPERLINK "http://paperpile.com/b/dg2jLS/XJhx" \h </w:instrText>
        </w:r>
        <w:r w:rsidR="00CE0BB1">
          <w:fldChar w:fldCharType="separate"/>
        </w:r>
        <w:r w:rsidR="00CE0BB1">
          <w:rPr>
            <w:rFonts w:ascii="Calibri" w:eastAsia="Calibri" w:hAnsi="Calibri" w:cs="Calibri"/>
            <w:color w:val="000000"/>
            <w:sz w:val="24"/>
            <w:szCs w:val="24"/>
          </w:rPr>
          <w:t>Greenland S. Quantifying biases in causal models: classical confounding vs collider-stratification bias. Epidemiology. 2003 May;14(3):300–6.</w:t>
        </w:r>
        <w:r w:rsidR="00CE0BB1">
          <w:rPr>
            <w:rFonts w:ascii="Calibri" w:eastAsia="Calibri" w:hAnsi="Calibri" w:cs="Calibri"/>
            <w:color w:val="000000"/>
            <w:sz w:val="24"/>
            <w:szCs w:val="24"/>
          </w:rPr>
          <w:fldChar w:fldCharType="end"/>
        </w:r>
      </w:ins>
    </w:p>
    <w:p w14:paraId="4B4C38AA" w14:textId="77777777" w:rsidR="007E6C1E" w:rsidRDefault="00CE0BB1">
      <w:pPr>
        <w:widowControl w:val="0"/>
        <w:pBdr>
          <w:top w:val="nil"/>
          <w:left w:val="nil"/>
          <w:bottom w:val="nil"/>
          <w:right w:val="nil"/>
          <w:between w:val="nil"/>
        </w:pBdr>
        <w:spacing w:after="240" w:line="240" w:lineRule="auto"/>
        <w:ind w:left="480" w:hanging="480"/>
        <w:rPr>
          <w:ins w:id="794" w:author="Author" w:date="2020-08-24T22:19:00Z"/>
          <w:rFonts w:ascii="Calibri" w:eastAsia="Calibri" w:hAnsi="Calibri" w:cs="Calibri"/>
          <w:color w:val="000000"/>
          <w:sz w:val="24"/>
          <w:szCs w:val="24"/>
        </w:rPr>
      </w:pPr>
      <w:ins w:id="795" w:author="Author" w:date="2020-08-24T22:19:00Z">
        <w:r>
          <w:rPr>
            <w:rFonts w:ascii="Calibri" w:eastAsia="Calibri" w:hAnsi="Calibri" w:cs="Calibri"/>
            <w:color w:val="000000"/>
            <w:sz w:val="24"/>
            <w:szCs w:val="24"/>
          </w:rPr>
          <w:t xml:space="preserve">24. </w:t>
        </w:r>
        <w:r>
          <w:rPr>
            <w:rFonts w:ascii="Calibri" w:eastAsia="Calibri" w:hAnsi="Calibri" w:cs="Calibri"/>
            <w:color w:val="000000"/>
            <w:sz w:val="24"/>
            <w:szCs w:val="24"/>
          </w:rPr>
          <w:tab/>
        </w:r>
        <w:r>
          <w:fldChar w:fldCharType="begin"/>
        </w:r>
        <w:r>
          <w:instrText xml:space="preserve"> HYPERLINK "http://paperpile.com/b/dg2jLS/8Wuc" \h </w:instrText>
        </w:r>
        <w:r>
          <w:fldChar w:fldCharType="separate"/>
        </w:r>
        <w:r>
          <w:rPr>
            <w:rFonts w:ascii="Calibri" w:eastAsia="Calibri" w:hAnsi="Calibri" w:cs="Calibri"/>
            <w:color w:val="000000"/>
            <w:sz w:val="24"/>
            <w:szCs w:val="24"/>
          </w:rPr>
          <w:t xml:space="preserve">Greenland S, Pearl J, Robins JM. Causal diagrams for epidemiologic research. </w:t>
        </w:r>
        <w:r>
          <w:rPr>
            <w:rFonts w:ascii="Calibri" w:eastAsia="Calibri" w:hAnsi="Calibri" w:cs="Calibri"/>
            <w:color w:val="000000"/>
            <w:sz w:val="24"/>
            <w:szCs w:val="24"/>
          </w:rPr>
          <w:lastRenderedPageBreak/>
          <w:t>Epidemiology. 1999 Jan;10(1):37–48.</w:t>
        </w:r>
        <w:r>
          <w:rPr>
            <w:rFonts w:ascii="Calibri" w:eastAsia="Calibri" w:hAnsi="Calibri" w:cs="Calibri"/>
            <w:color w:val="000000"/>
            <w:sz w:val="24"/>
            <w:szCs w:val="24"/>
          </w:rPr>
          <w:fldChar w:fldCharType="end"/>
        </w:r>
      </w:ins>
    </w:p>
    <w:p w14:paraId="46269CC3"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796" w:author="Author" w:date="2020-08-24T22:19:00Z">
        <w:r>
          <w:rPr>
            <w:rFonts w:ascii="Calibri" w:eastAsia="Calibri" w:hAnsi="Calibri" w:cs="Calibri"/>
            <w:color w:val="000000"/>
            <w:sz w:val="24"/>
            <w:szCs w:val="24"/>
          </w:rPr>
          <w:t>25</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45">
        <w:r>
          <w:rPr>
            <w:rFonts w:ascii="Calibri" w:eastAsia="Calibri" w:hAnsi="Calibri" w:cs="Calibri"/>
            <w:color w:val="000000"/>
            <w:sz w:val="24"/>
            <w:szCs w:val="24"/>
          </w:rPr>
          <w:t xml:space="preserve">Lourenco J, Paton R, Ghafari M, </w:t>
        </w:r>
        <w:r>
          <w:rPr>
            <w:rFonts w:ascii="Calibri" w:eastAsia="Calibri" w:hAnsi="Calibri" w:cs="Calibri"/>
            <w:color w:val="000000"/>
            <w:sz w:val="24"/>
            <w:szCs w:val="24"/>
          </w:rPr>
          <w:t xml:space="preserve">Kraemer M, Thompson C, Simmonds P, et al. Fundamental principles of epidemic spread highlight the immediate need for large-scale serological surveys to assess the stage of the SARS-CoV-2 epidemic [Internet]. Epidemiology. medRxiv; 2020. Available from: </w:t>
        </w:r>
      </w:hyperlink>
      <w:hyperlink r:id="rId46">
        <w:r>
          <w:rPr>
            <w:rFonts w:ascii="Calibri" w:eastAsia="Calibri" w:hAnsi="Calibri" w:cs="Calibri"/>
            <w:color w:val="000000"/>
            <w:sz w:val="24"/>
            <w:szCs w:val="24"/>
          </w:rPr>
          <w:t>https://www.medrxiv.org/content/10.1101/2020.03.24.20042291v1</w:t>
        </w:r>
      </w:hyperlink>
    </w:p>
    <w:p w14:paraId="5258B7DC" w14:textId="0D84FF6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97" w:author="Author" w:date="2020-08-24T22:19:00Z">
        <w:r>
          <w:rPr>
            <w:rFonts w:ascii="Calibri" w:eastAsia="Calibri" w:hAnsi="Calibri" w:cs="Calibri"/>
            <w:color w:val="000000"/>
            <w:sz w:val="24"/>
            <w:szCs w:val="24"/>
          </w:rPr>
          <w:delText>20</w:delText>
        </w:r>
      </w:del>
      <w:ins w:id="798" w:author="Author" w:date="2020-08-24T22:19:00Z">
        <w:r w:rsidR="00CE0BB1">
          <w:rPr>
            <w:rFonts w:ascii="Calibri" w:eastAsia="Calibri" w:hAnsi="Calibri" w:cs="Calibri"/>
            <w:color w:val="000000"/>
            <w:sz w:val="24"/>
            <w:szCs w:val="24"/>
          </w:rPr>
          <w:t>26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47">
        <w:r w:rsidR="00CE0BB1">
          <w:rPr>
            <w:rFonts w:ascii="Calibri" w:eastAsia="Calibri" w:hAnsi="Calibri" w:cs="Calibri"/>
            <w:color w:val="000000"/>
            <w:sz w:val="24"/>
            <w:szCs w:val="24"/>
          </w:rPr>
          <w:t xml:space="preserve">University of Bristol. 2020: COVID 19 Questionnaire PR | </w:t>
        </w:r>
        <w:r w:rsidR="00CE0BB1">
          <w:rPr>
            <w:rFonts w:ascii="Calibri" w:eastAsia="Calibri" w:hAnsi="Calibri" w:cs="Calibri"/>
            <w:color w:val="000000"/>
            <w:sz w:val="24"/>
            <w:szCs w:val="24"/>
          </w:rPr>
          <w:t xml:space="preserve">Avon Longitudinal Study of Parents and Children | University of Bristol [Internet]. University of Bristol. 2020 [cited 2020 Apr 23]. Available from: </w:t>
        </w:r>
      </w:hyperlink>
      <w:hyperlink r:id="rId48">
        <w:r w:rsidR="00CE0BB1">
          <w:rPr>
            <w:rFonts w:ascii="Calibri" w:eastAsia="Calibri" w:hAnsi="Calibri" w:cs="Calibri"/>
            <w:color w:val="000000"/>
            <w:sz w:val="24"/>
            <w:szCs w:val="24"/>
          </w:rPr>
          <w:t>http://www.bris.ac.uk/alspac/new</w:t>
        </w:r>
        <w:r w:rsidR="00CE0BB1">
          <w:rPr>
            <w:rFonts w:ascii="Calibri" w:eastAsia="Calibri" w:hAnsi="Calibri" w:cs="Calibri"/>
            <w:color w:val="000000"/>
            <w:sz w:val="24"/>
            <w:szCs w:val="24"/>
          </w:rPr>
          <w:t>s/2020/coronavirus.html</w:t>
        </w:r>
      </w:hyperlink>
    </w:p>
    <w:p w14:paraId="309256A7" w14:textId="4246190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799" w:author="Author" w:date="2020-08-24T22:19:00Z">
        <w:r>
          <w:rPr>
            <w:rFonts w:ascii="Calibri" w:eastAsia="Calibri" w:hAnsi="Calibri" w:cs="Calibri"/>
            <w:color w:val="000000"/>
            <w:sz w:val="24"/>
            <w:szCs w:val="24"/>
          </w:rPr>
          <w:delText>21</w:delText>
        </w:r>
      </w:del>
      <w:ins w:id="800" w:author="Author" w:date="2020-08-24T22:19:00Z">
        <w:r w:rsidR="00CE0BB1">
          <w:rPr>
            <w:rFonts w:ascii="Calibri" w:eastAsia="Calibri" w:hAnsi="Calibri" w:cs="Calibri"/>
            <w:color w:val="000000"/>
            <w:sz w:val="24"/>
            <w:szCs w:val="24"/>
          </w:rPr>
          <w:t>27</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49">
        <w:r w:rsidR="00CE0BB1">
          <w:rPr>
            <w:rFonts w:ascii="Calibri" w:eastAsia="Calibri" w:hAnsi="Calibri" w:cs="Calibri"/>
            <w:color w:val="000000"/>
            <w:sz w:val="24"/>
            <w:szCs w:val="24"/>
          </w:rPr>
          <w:t xml:space="preserve">New Covid-19 survey from Understanding Society | Understanding Society [Internet]. [cited 2020 Apr 23]. Available from: </w:t>
        </w:r>
      </w:hyperlink>
      <w:hyperlink r:id="rId50">
        <w:r w:rsidR="00CE0BB1">
          <w:rPr>
            <w:rFonts w:ascii="Calibri" w:eastAsia="Calibri" w:hAnsi="Calibri" w:cs="Calibri"/>
            <w:color w:val="000000"/>
            <w:sz w:val="24"/>
            <w:szCs w:val="24"/>
          </w:rPr>
          <w:t>https://www.understandingsociety.ac.uk/2020/04/23/new-covid-19-survey-from-understanding-society</w:t>
        </w:r>
      </w:hyperlink>
    </w:p>
    <w:p w14:paraId="79131570" w14:textId="163B3E3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01" w:author="Author" w:date="2020-08-24T22:19:00Z">
        <w:r>
          <w:rPr>
            <w:rFonts w:ascii="Calibri" w:eastAsia="Calibri" w:hAnsi="Calibri" w:cs="Calibri"/>
            <w:color w:val="000000"/>
            <w:sz w:val="24"/>
            <w:szCs w:val="24"/>
          </w:rPr>
          <w:delText>22</w:delText>
        </w:r>
      </w:del>
      <w:ins w:id="802" w:author="Author" w:date="2020-08-24T22:19:00Z">
        <w:r w:rsidR="00CE0BB1">
          <w:rPr>
            <w:rFonts w:ascii="Calibri" w:eastAsia="Calibri" w:hAnsi="Calibri" w:cs="Calibri"/>
            <w:color w:val="000000"/>
            <w:sz w:val="24"/>
            <w:szCs w:val="24"/>
          </w:rPr>
          <w:t>28</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1">
        <w:r w:rsidR="00CE0BB1">
          <w:rPr>
            <w:rFonts w:ascii="Calibri" w:eastAsia="Calibri" w:hAnsi="Calibri" w:cs="Calibri"/>
            <w:color w:val="000000"/>
            <w:sz w:val="24"/>
            <w:szCs w:val="24"/>
          </w:rPr>
          <w:t>UK BIOBANK MAKES INFECTION AND HEALTH</w:t>
        </w:r>
        <w:r w:rsidR="00CE0BB1">
          <w:rPr>
            <w:rFonts w:ascii="Calibri" w:eastAsia="Calibri" w:hAnsi="Calibri" w:cs="Calibri"/>
            <w:color w:val="000000"/>
            <w:sz w:val="24"/>
            <w:szCs w:val="24"/>
          </w:rPr>
          <w:t xml:space="preserve"> DATA AVAILABLE TO TACKLE COVID-19 | UK Biobank [Internet]. [cited 2020 Apr 23]. Available from: </w:t>
        </w:r>
      </w:hyperlink>
      <w:hyperlink r:id="rId52">
        <w:r w:rsidR="00CE0BB1">
          <w:rPr>
            <w:rFonts w:ascii="Calibri" w:eastAsia="Calibri" w:hAnsi="Calibri" w:cs="Calibri"/>
            <w:color w:val="000000"/>
            <w:sz w:val="24"/>
            <w:szCs w:val="24"/>
          </w:rPr>
          <w:t>https://www.ukbiobank.ac.uk/2020/04/covid/</w:t>
        </w:r>
      </w:hyperlink>
    </w:p>
    <w:p w14:paraId="6C2A628B" w14:textId="79CEBCE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03" w:author="Author" w:date="2020-08-24T22:19:00Z">
        <w:r>
          <w:rPr>
            <w:rFonts w:ascii="Calibri" w:eastAsia="Calibri" w:hAnsi="Calibri" w:cs="Calibri"/>
            <w:color w:val="000000"/>
            <w:sz w:val="24"/>
            <w:szCs w:val="24"/>
          </w:rPr>
          <w:delText>23</w:delText>
        </w:r>
      </w:del>
      <w:ins w:id="804" w:author="Author" w:date="2020-08-24T22:19:00Z">
        <w:r w:rsidR="00CE0BB1">
          <w:rPr>
            <w:rFonts w:ascii="Calibri" w:eastAsia="Calibri" w:hAnsi="Calibri" w:cs="Calibri"/>
            <w:color w:val="000000"/>
            <w:sz w:val="24"/>
            <w:szCs w:val="24"/>
          </w:rPr>
          <w:t>29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3">
        <w:r w:rsidR="00CE0BB1">
          <w:rPr>
            <w:rFonts w:ascii="Calibri" w:eastAsia="Calibri" w:hAnsi="Calibri" w:cs="Calibri"/>
            <w:color w:val="000000"/>
            <w:sz w:val="24"/>
            <w:szCs w:val="24"/>
          </w:rPr>
          <w:t xml:space="preserve">Menni C, Valdes A, Freydin MB, Ganesh S, El-Sayed Moustafa J, Visconti A, et al. Loss of smell and taste in combination with other symptoms is a strong predictor of COVID-19 infection [Internet]. Epidemiology. medRxiv; 2020. Available from: </w:t>
        </w:r>
      </w:hyperlink>
      <w:hyperlink r:id="rId54">
        <w:r w:rsidR="00CE0BB1">
          <w:rPr>
            <w:rFonts w:ascii="Calibri" w:eastAsia="Calibri" w:hAnsi="Calibri" w:cs="Calibri"/>
            <w:color w:val="000000"/>
            <w:sz w:val="24"/>
            <w:szCs w:val="24"/>
          </w:rPr>
          <w:t>https://www.medrxiv.org/content/10.1101/2020.04.05.20048421v1</w:t>
        </w:r>
      </w:hyperlink>
    </w:p>
    <w:p w14:paraId="31136E40" w14:textId="0B323D4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05" w:author="Author" w:date="2020-08-24T22:19:00Z">
        <w:r>
          <w:rPr>
            <w:rFonts w:ascii="Calibri" w:eastAsia="Calibri" w:hAnsi="Calibri" w:cs="Calibri"/>
            <w:color w:val="000000"/>
            <w:sz w:val="24"/>
            <w:szCs w:val="24"/>
          </w:rPr>
          <w:delText>24</w:delText>
        </w:r>
      </w:del>
      <w:ins w:id="806" w:author="Author" w:date="2020-08-24T22:19:00Z">
        <w:r w:rsidR="00CE0BB1">
          <w:rPr>
            <w:rFonts w:ascii="Calibri" w:eastAsia="Calibri" w:hAnsi="Calibri" w:cs="Calibri"/>
            <w:color w:val="000000"/>
            <w:sz w:val="24"/>
            <w:szCs w:val="24"/>
          </w:rPr>
          <w:t>30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5">
        <w:r w:rsidR="00CE0BB1">
          <w:rPr>
            <w:rFonts w:ascii="Calibri" w:eastAsia="Calibri" w:hAnsi="Calibri" w:cs="Calibri"/>
            <w:color w:val="000000"/>
            <w:sz w:val="24"/>
            <w:szCs w:val="24"/>
          </w:rPr>
          <w:t>Dooley H, Lee K, Freidin M, Hemani G, Roberts A, Ni Lochlainn M, et al. ACE inhibitors, ARBs and other anti-hypertensive drugs and novel COVID-19: An association study from the COVID Symptom tracker app in 2,215,386 individuals [Internet]. 2020 [cited 2020</w:t>
        </w:r>
        <w:r w:rsidR="00CE0BB1">
          <w:rPr>
            <w:rFonts w:ascii="Calibri" w:eastAsia="Calibri" w:hAnsi="Calibri" w:cs="Calibri"/>
            <w:color w:val="000000"/>
            <w:sz w:val="24"/>
            <w:szCs w:val="24"/>
          </w:rPr>
          <w:t xml:space="preserve"> Apr 24]. Available from: </w:t>
        </w:r>
      </w:hyperlink>
      <w:hyperlink r:id="rId56">
        <w:r w:rsidR="00CE0BB1">
          <w:rPr>
            <w:rFonts w:ascii="Calibri" w:eastAsia="Calibri" w:hAnsi="Calibri" w:cs="Calibri"/>
            <w:color w:val="000000"/>
            <w:sz w:val="24"/>
            <w:szCs w:val="24"/>
          </w:rPr>
          <w:t>https://papers.ssrn.com/abstract=3583469</w:t>
        </w:r>
      </w:hyperlink>
    </w:p>
    <w:p w14:paraId="51795B8D" w14:textId="21662975"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07" w:author="Author" w:date="2020-08-24T22:19:00Z">
        <w:r>
          <w:rPr>
            <w:rFonts w:ascii="Calibri" w:eastAsia="Calibri" w:hAnsi="Calibri" w:cs="Calibri"/>
            <w:color w:val="000000"/>
            <w:sz w:val="24"/>
            <w:szCs w:val="24"/>
          </w:rPr>
          <w:delText>25</w:delText>
        </w:r>
      </w:del>
      <w:ins w:id="808" w:author="Author" w:date="2020-08-24T22:19:00Z">
        <w:r w:rsidR="00CE0BB1">
          <w:rPr>
            <w:rFonts w:ascii="Calibri" w:eastAsia="Calibri" w:hAnsi="Calibri" w:cs="Calibri"/>
            <w:color w:val="000000"/>
            <w:sz w:val="24"/>
            <w:szCs w:val="24"/>
          </w:rPr>
          <w:t>31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7">
        <w:r w:rsidR="00CE0BB1">
          <w:rPr>
            <w:rFonts w:ascii="Calibri" w:eastAsia="Calibri" w:hAnsi="Calibri" w:cs="Calibri"/>
            <w:color w:val="000000"/>
            <w:sz w:val="24"/>
            <w:szCs w:val="24"/>
          </w:rPr>
          <w:t>Taylor AE, Jones HJ, Sallis H, Euesden J, Stergiakouli E, Davies NM, e</w:t>
        </w:r>
        <w:r w:rsidR="00CE0BB1">
          <w:rPr>
            <w:rFonts w:ascii="Calibri" w:eastAsia="Calibri" w:hAnsi="Calibri" w:cs="Calibri"/>
            <w:color w:val="000000"/>
            <w:sz w:val="24"/>
            <w:szCs w:val="24"/>
          </w:rPr>
          <w:t>t al. Exploring the association of genetic factors with participation in the Avon Longitudinal Study of Parents and Children. Int J Epidemiol. 2018 Aug 1;47(4):1207–16.</w:t>
        </w:r>
      </w:hyperlink>
    </w:p>
    <w:p w14:paraId="37BA02F2" w14:textId="675144B8"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09" w:author="Author" w:date="2020-08-24T22:19:00Z">
        <w:r>
          <w:rPr>
            <w:rFonts w:ascii="Calibri" w:eastAsia="Calibri" w:hAnsi="Calibri" w:cs="Calibri"/>
            <w:color w:val="000000"/>
            <w:sz w:val="24"/>
            <w:szCs w:val="24"/>
          </w:rPr>
          <w:delText>26</w:delText>
        </w:r>
      </w:del>
      <w:ins w:id="810" w:author="Author" w:date="2020-08-24T22:19:00Z">
        <w:r w:rsidR="00CE0BB1">
          <w:rPr>
            <w:rFonts w:ascii="Calibri" w:eastAsia="Calibri" w:hAnsi="Calibri" w:cs="Calibri"/>
            <w:color w:val="000000"/>
            <w:sz w:val="24"/>
            <w:szCs w:val="24"/>
          </w:rPr>
          <w:t>32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8">
        <w:r w:rsidR="00CE0BB1">
          <w:rPr>
            <w:rFonts w:ascii="Calibri" w:eastAsia="Calibri" w:hAnsi="Calibri" w:cs="Calibri"/>
            <w:color w:val="000000"/>
            <w:sz w:val="24"/>
            <w:szCs w:val="24"/>
          </w:rPr>
          <w:t>Blom AG, Herzing JME, Cornes</w:t>
        </w:r>
        <w:r w:rsidR="00CE0BB1">
          <w:rPr>
            <w:rFonts w:ascii="Calibri" w:eastAsia="Calibri" w:hAnsi="Calibri" w:cs="Calibri"/>
            <w:color w:val="000000"/>
            <w:sz w:val="24"/>
            <w:szCs w:val="24"/>
          </w:rPr>
          <w:t>se C, Sakshaug JW, Krieger U, Bossert D. Does the Recruitment of Offline Households Increase the Sample Representativeness of Probability-Based Online Panels? Evidence From the German Internet Panel. Soc Sci Comput Rev. 2017 Aug 1;35(4):498–520.</w:t>
        </w:r>
      </w:hyperlink>
    </w:p>
    <w:p w14:paraId="760FC5C4" w14:textId="33C6312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11" w:author="Author" w:date="2020-08-24T22:19:00Z">
        <w:r>
          <w:rPr>
            <w:rFonts w:ascii="Calibri" w:eastAsia="Calibri" w:hAnsi="Calibri" w:cs="Calibri"/>
            <w:color w:val="000000"/>
            <w:sz w:val="24"/>
            <w:szCs w:val="24"/>
          </w:rPr>
          <w:delText>27</w:delText>
        </w:r>
      </w:del>
      <w:ins w:id="812" w:author="Author" w:date="2020-08-24T22:19:00Z">
        <w:r w:rsidR="00CE0BB1">
          <w:rPr>
            <w:rFonts w:ascii="Calibri" w:eastAsia="Calibri" w:hAnsi="Calibri" w:cs="Calibri"/>
            <w:color w:val="000000"/>
            <w:sz w:val="24"/>
            <w:szCs w:val="24"/>
          </w:rPr>
          <w:t>33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59">
        <w:r w:rsidR="00CE0BB1">
          <w:rPr>
            <w:rFonts w:ascii="Calibri" w:eastAsia="Calibri" w:hAnsi="Calibri" w:cs="Calibri"/>
            <w:color w:val="000000"/>
            <w:sz w:val="24"/>
            <w:szCs w:val="24"/>
          </w:rPr>
          <w:t>Antoun C, Zhang C, Conrad FG, Schober MF. Comparisons of Online Recruitment Strategies for Convenience Samples: Craigslist, Google AdWords, Facebook, and Amazon Mechanical Turk. Field methods. 2016 Aug 1;28(</w:t>
        </w:r>
        <w:r w:rsidR="00CE0BB1">
          <w:rPr>
            <w:rFonts w:ascii="Calibri" w:eastAsia="Calibri" w:hAnsi="Calibri" w:cs="Calibri"/>
            <w:color w:val="000000"/>
            <w:sz w:val="24"/>
            <w:szCs w:val="24"/>
          </w:rPr>
          <w:t>3):231–46.</w:t>
        </w:r>
      </w:hyperlink>
    </w:p>
    <w:p w14:paraId="5622F7D3" w14:textId="55590EC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13" w:author="Author" w:date="2020-08-24T22:19:00Z">
        <w:r>
          <w:rPr>
            <w:rFonts w:ascii="Calibri" w:eastAsia="Calibri" w:hAnsi="Calibri" w:cs="Calibri"/>
            <w:color w:val="000000"/>
            <w:sz w:val="24"/>
            <w:szCs w:val="24"/>
          </w:rPr>
          <w:delText>28</w:delText>
        </w:r>
      </w:del>
      <w:ins w:id="814" w:author="Author" w:date="2020-08-24T22:19:00Z">
        <w:r w:rsidR="00CE0BB1">
          <w:rPr>
            <w:rFonts w:ascii="Calibri" w:eastAsia="Calibri" w:hAnsi="Calibri" w:cs="Calibri"/>
            <w:color w:val="000000"/>
            <w:sz w:val="24"/>
            <w:szCs w:val="24"/>
          </w:rPr>
          <w:t>34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60">
        <w:r w:rsidR="00CE0BB1">
          <w:rPr>
            <w:rFonts w:ascii="Calibri" w:eastAsia="Calibri" w:hAnsi="Calibri" w:cs="Calibri"/>
            <w:color w:val="000000"/>
            <w:sz w:val="24"/>
            <w:szCs w:val="24"/>
          </w:rPr>
          <w:t>Miyara M, Tubach F, Pourcher V, Morelot-Panzini C, Pernet J, Haroche J, et al. Low incidence of daily active tobacco smoking in patients with symptomatic COVID-19. Qeios [Internet]. 2020</w:t>
        </w:r>
        <w:r w:rsidR="00CE0BB1">
          <w:rPr>
            <w:rFonts w:ascii="Calibri" w:eastAsia="Calibri" w:hAnsi="Calibri" w:cs="Calibri"/>
            <w:color w:val="000000"/>
            <w:sz w:val="24"/>
            <w:szCs w:val="24"/>
          </w:rPr>
          <w:t xml:space="preserve"> Apr 21; Available from: </w:t>
        </w:r>
      </w:hyperlink>
      <w:hyperlink r:id="rId61">
        <w:r w:rsidR="00CE0BB1">
          <w:rPr>
            <w:rFonts w:ascii="Calibri" w:eastAsia="Calibri" w:hAnsi="Calibri" w:cs="Calibri"/>
            <w:color w:val="000000"/>
            <w:sz w:val="24"/>
            <w:szCs w:val="24"/>
          </w:rPr>
          <w:t>https://www.qeios.com/read/article/574</w:t>
        </w:r>
      </w:hyperlink>
    </w:p>
    <w:p w14:paraId="168A2ACD" w14:textId="5499693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15" w:author="Author" w:date="2020-08-24T22:19:00Z">
        <w:r>
          <w:rPr>
            <w:rFonts w:ascii="Calibri" w:eastAsia="Calibri" w:hAnsi="Calibri" w:cs="Calibri"/>
            <w:color w:val="000000"/>
            <w:sz w:val="24"/>
            <w:szCs w:val="24"/>
          </w:rPr>
          <w:lastRenderedPageBreak/>
          <w:delText>29</w:delText>
        </w:r>
      </w:del>
      <w:ins w:id="816" w:author="Author" w:date="2020-08-24T22:19:00Z">
        <w:r w:rsidR="00CE0BB1">
          <w:rPr>
            <w:rFonts w:ascii="Calibri" w:eastAsia="Calibri" w:hAnsi="Calibri" w:cs="Calibri"/>
            <w:color w:val="000000"/>
            <w:sz w:val="24"/>
            <w:szCs w:val="24"/>
          </w:rPr>
          <w:t>35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62">
        <w:r w:rsidR="00CE0BB1">
          <w:rPr>
            <w:rFonts w:ascii="Calibri" w:eastAsia="Calibri" w:hAnsi="Calibri" w:cs="Calibri"/>
            <w:color w:val="000000"/>
            <w:sz w:val="24"/>
            <w:szCs w:val="24"/>
          </w:rPr>
          <w:t>Paternoster L, Tilling K, Davey Smith G. Genetic epidemiology and Mendelian</w:t>
        </w:r>
        <w:r w:rsidR="00CE0BB1">
          <w:rPr>
            <w:rFonts w:ascii="Calibri" w:eastAsia="Calibri" w:hAnsi="Calibri" w:cs="Calibri"/>
            <w:color w:val="000000"/>
            <w:sz w:val="24"/>
            <w:szCs w:val="24"/>
          </w:rPr>
          <w:t xml:space="preserve"> randomization for informing disease therapeutics: Conceptual and methodological challenges. PLoS Genet. 2017 Oct;13(10):e1006944.</w:t>
        </w:r>
      </w:hyperlink>
    </w:p>
    <w:p w14:paraId="23D47BC0" w14:textId="77777777" w:rsidR="007E6C1E" w:rsidRDefault="00F00BA8">
      <w:pPr>
        <w:widowControl w:val="0"/>
        <w:pBdr>
          <w:top w:val="nil"/>
          <w:left w:val="nil"/>
          <w:bottom w:val="nil"/>
          <w:right w:val="nil"/>
          <w:between w:val="nil"/>
        </w:pBdr>
        <w:spacing w:after="240" w:line="240" w:lineRule="auto"/>
        <w:ind w:left="480" w:hanging="480"/>
        <w:rPr>
          <w:moveFrom w:id="817" w:author="Author" w:date="2020-08-24T22:19:00Z"/>
          <w:rFonts w:ascii="Calibri" w:eastAsia="Calibri" w:hAnsi="Calibri" w:cs="Calibri"/>
          <w:color w:val="000000"/>
          <w:sz w:val="24"/>
          <w:szCs w:val="24"/>
        </w:rPr>
      </w:pPr>
      <w:del w:id="818" w:author="Author" w:date="2020-08-24T22:19:00Z">
        <w:r>
          <w:rPr>
            <w:rFonts w:ascii="Calibri" w:eastAsia="Calibri" w:hAnsi="Calibri" w:cs="Calibri"/>
            <w:color w:val="000000"/>
            <w:sz w:val="24"/>
            <w:szCs w:val="24"/>
          </w:rPr>
          <w:delText>30.</w:delText>
        </w:r>
      </w:del>
      <w:moveFromRangeStart w:id="819" w:author="Author" w:date="2020-08-24T22:19:00Z" w:name="move49199965"/>
      <w:moveFrom w:id="820" w:author="Author" w:date="2020-08-24T22:19:00Z">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r w:rsidR="00CE0BB1">
          <w:fldChar w:fldCharType="begin"/>
        </w:r>
        <w:r w:rsidR="00CE0BB1">
          <w:instrText xml:space="preserve"> HYPERLINK "http://paperpile.com/b/dg2jLS/fy6a" \h </w:instrText>
        </w:r>
        <w:r w:rsidR="00CE0BB1">
          <w:fldChar w:fldCharType="separate"/>
        </w:r>
        <w:r w:rsidR="00CE0BB1">
          <w:rPr>
            <w:rFonts w:ascii="Calibri" w:eastAsia="Calibri" w:hAnsi="Calibri" w:cs="Calibri"/>
            <w:color w:val="000000"/>
            <w:sz w:val="24"/>
            <w:szCs w:val="24"/>
          </w:rPr>
          <w:t>Munafò MR, Tilling K, Taylor AE, Evans DM, Davey Smith G. Collider scope: when selection bias can substantially influence o</w:t>
        </w:r>
        <w:r w:rsidR="00CE0BB1">
          <w:rPr>
            <w:rFonts w:ascii="Calibri" w:eastAsia="Calibri" w:hAnsi="Calibri" w:cs="Calibri"/>
            <w:color w:val="000000"/>
            <w:sz w:val="24"/>
            <w:szCs w:val="24"/>
          </w:rPr>
          <w:t>bserved associations. Int J Epidemiol. 2018 Feb 1;47(1):226–35.</w:t>
        </w:r>
        <w:r w:rsidR="00CE0BB1">
          <w:rPr>
            <w:rFonts w:ascii="Calibri" w:eastAsia="Calibri" w:hAnsi="Calibri" w:cs="Calibri"/>
            <w:color w:val="000000"/>
            <w:sz w:val="24"/>
            <w:szCs w:val="24"/>
          </w:rPr>
          <w:fldChar w:fldCharType="end"/>
        </w:r>
      </w:moveFrom>
    </w:p>
    <w:moveFromRangeEnd w:id="819"/>
    <w:p w14:paraId="4D98C972" w14:textId="697A8B50"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21" w:author="Author" w:date="2020-08-24T22:19:00Z">
        <w:r>
          <w:rPr>
            <w:rFonts w:ascii="Calibri" w:eastAsia="Calibri" w:hAnsi="Calibri" w:cs="Calibri"/>
            <w:color w:val="000000"/>
            <w:sz w:val="24"/>
            <w:szCs w:val="24"/>
          </w:rPr>
          <w:delText>31</w:delText>
        </w:r>
      </w:del>
      <w:ins w:id="822" w:author="Author" w:date="2020-08-24T22:19:00Z">
        <w:r w:rsidR="00CE0BB1">
          <w:rPr>
            <w:rFonts w:ascii="Calibri" w:eastAsia="Calibri" w:hAnsi="Calibri" w:cs="Calibri"/>
            <w:color w:val="000000"/>
            <w:sz w:val="24"/>
            <w:szCs w:val="24"/>
          </w:rPr>
          <w:t>36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63">
        <w:r w:rsidR="00CE0BB1">
          <w:rPr>
            <w:rFonts w:ascii="Calibri" w:eastAsia="Calibri" w:hAnsi="Calibri" w:cs="Calibri"/>
            <w:color w:val="000000"/>
            <w:sz w:val="24"/>
            <w:szCs w:val="24"/>
          </w:rPr>
          <w:t xml:space="preserve">Yaghootkar H, Bancks MP, Jones SE, McDaid A, Beaumont R, Donnelly </w:t>
        </w:r>
        <w:r w:rsidR="00CE0BB1">
          <w:rPr>
            <w:rFonts w:ascii="Calibri" w:eastAsia="Calibri" w:hAnsi="Calibri" w:cs="Calibri"/>
            <w:color w:val="000000"/>
            <w:sz w:val="24"/>
            <w:szCs w:val="24"/>
          </w:rPr>
          <w:t>L, et al. Quantifying the extent to which index event biases influence large genetic association studies. Hum Mol Genet. 2017 Mar 1;26(5):1018–30.</w:t>
        </w:r>
      </w:hyperlink>
    </w:p>
    <w:p w14:paraId="7975057C" w14:textId="1D3F77D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23" w:author="Author" w:date="2020-08-24T22:19:00Z">
        <w:r>
          <w:rPr>
            <w:rFonts w:ascii="Calibri" w:eastAsia="Calibri" w:hAnsi="Calibri" w:cs="Calibri"/>
            <w:color w:val="000000"/>
            <w:sz w:val="24"/>
            <w:szCs w:val="24"/>
          </w:rPr>
          <w:delText>32</w:delText>
        </w:r>
      </w:del>
      <w:ins w:id="824" w:author="Author" w:date="2020-08-24T22:19:00Z">
        <w:r w:rsidR="00CE0BB1">
          <w:rPr>
            <w:rFonts w:ascii="Calibri" w:eastAsia="Calibri" w:hAnsi="Calibri" w:cs="Calibri"/>
            <w:color w:val="000000"/>
            <w:sz w:val="24"/>
            <w:szCs w:val="24"/>
          </w:rPr>
          <w:t>37</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64">
        <w:r w:rsidR="00CE0BB1">
          <w:rPr>
            <w:rFonts w:ascii="Calibri" w:eastAsia="Calibri" w:hAnsi="Calibri" w:cs="Calibri"/>
            <w:color w:val="000000"/>
            <w:sz w:val="24"/>
            <w:szCs w:val="24"/>
          </w:rPr>
          <w:t>Changeux J-P, Amoura Z, Rey F, Miyara M. A nicotin</w:t>
        </w:r>
        <w:r w:rsidR="00CE0BB1">
          <w:rPr>
            <w:rFonts w:ascii="Calibri" w:eastAsia="Calibri" w:hAnsi="Calibri" w:cs="Calibri"/>
            <w:color w:val="000000"/>
            <w:sz w:val="24"/>
            <w:szCs w:val="24"/>
          </w:rPr>
          <w:t xml:space="preserve">ic hypothesis for Covid-19 with preventive and therapeutic implications. Qeios [Internet]. 2020 Apr 22; Available from: </w:t>
        </w:r>
      </w:hyperlink>
      <w:hyperlink r:id="rId65">
        <w:r w:rsidR="00CE0BB1">
          <w:rPr>
            <w:rFonts w:ascii="Calibri" w:eastAsia="Calibri" w:hAnsi="Calibri" w:cs="Calibri"/>
            <w:color w:val="000000"/>
            <w:sz w:val="24"/>
            <w:szCs w:val="24"/>
          </w:rPr>
          <w:t>https://www.qeios.com/read/article/581</w:t>
        </w:r>
      </w:hyperlink>
    </w:p>
    <w:p w14:paraId="1960558B" w14:textId="26E57602" w:rsidR="007E6C1E" w:rsidRDefault="00F00BA8">
      <w:pPr>
        <w:widowControl w:val="0"/>
        <w:pBdr>
          <w:top w:val="nil"/>
          <w:left w:val="nil"/>
          <w:bottom w:val="nil"/>
          <w:right w:val="nil"/>
          <w:between w:val="nil"/>
        </w:pBdr>
        <w:spacing w:after="240" w:line="240" w:lineRule="auto"/>
        <w:ind w:left="480" w:hanging="480"/>
        <w:rPr>
          <w:ins w:id="825" w:author="Author" w:date="2020-08-24T22:19:00Z"/>
          <w:rFonts w:ascii="Calibri" w:eastAsia="Calibri" w:hAnsi="Calibri" w:cs="Calibri"/>
          <w:color w:val="000000"/>
          <w:sz w:val="24"/>
          <w:szCs w:val="24"/>
        </w:rPr>
      </w:pPr>
      <w:del w:id="826" w:author="Author" w:date="2020-08-24T22:19:00Z">
        <w:r>
          <w:rPr>
            <w:rFonts w:ascii="Calibri" w:eastAsia="Calibri" w:hAnsi="Calibri" w:cs="Calibri"/>
            <w:color w:val="000000"/>
            <w:sz w:val="24"/>
            <w:szCs w:val="24"/>
          </w:rPr>
          <w:delText>33</w:delText>
        </w:r>
      </w:del>
      <w:ins w:id="827" w:author="Author" w:date="2020-08-24T22:19:00Z">
        <w:r w:rsidR="00CE0BB1">
          <w:rPr>
            <w:rFonts w:ascii="Calibri" w:eastAsia="Calibri" w:hAnsi="Calibri" w:cs="Calibri"/>
            <w:color w:val="000000"/>
            <w:sz w:val="24"/>
            <w:szCs w:val="24"/>
          </w:rPr>
          <w:t xml:space="preserve">38. </w:t>
        </w:r>
        <w:r w:rsidR="00CE0BB1">
          <w:rPr>
            <w:rFonts w:ascii="Calibri" w:eastAsia="Calibri" w:hAnsi="Calibri" w:cs="Calibri"/>
            <w:color w:val="000000"/>
            <w:sz w:val="24"/>
            <w:szCs w:val="24"/>
          </w:rPr>
          <w:tab/>
        </w:r>
        <w:r w:rsidR="00CE0BB1">
          <w:fldChar w:fldCharType="begin"/>
        </w:r>
        <w:r w:rsidR="00CE0BB1">
          <w:instrText xml:space="preserve"> HYPERLINK "http://paperpile.com</w:instrText>
        </w:r>
        <w:r w:rsidR="00CE0BB1">
          <w:instrText xml:space="preserve">/b/dg2jLS/I5g3" \h </w:instrText>
        </w:r>
        <w:r w:rsidR="00CE0BB1">
          <w:fldChar w:fldCharType="separate"/>
        </w:r>
        <w:r w:rsidR="00CE0BB1">
          <w:rPr>
            <w:rFonts w:ascii="Calibri" w:eastAsia="Calibri" w:hAnsi="Calibri" w:cs="Calibri"/>
            <w:color w:val="000000"/>
            <w:sz w:val="24"/>
            <w:szCs w:val="24"/>
          </w:rPr>
          <w:t xml:space="preserve">Emily Connors And. Coronavirus (COVID-19) Infection Survey pilot - Office for National Statistics [Internet]. Office for National Statistics; 2020 [cited 2020 Aug 21]. Available from: </w:t>
        </w:r>
        <w:r w:rsidR="00CE0BB1">
          <w:rPr>
            <w:rFonts w:ascii="Calibri" w:eastAsia="Calibri" w:hAnsi="Calibri" w:cs="Calibri"/>
            <w:color w:val="000000"/>
            <w:sz w:val="24"/>
            <w:szCs w:val="24"/>
          </w:rPr>
          <w:fldChar w:fldCharType="end"/>
        </w:r>
        <w:r w:rsidR="00CE0BB1">
          <w:fldChar w:fldCharType="begin"/>
        </w:r>
        <w:r w:rsidR="00CE0BB1">
          <w:instrText xml:space="preserve"> HYPERLINK "https://www.ons.gov.uk/peoplepopulatio</w:instrText>
        </w:r>
        <w:r w:rsidR="00CE0BB1">
          <w:instrText xml:space="preserve">nandcommunity/healthandsocialcare/conditionsanddiseases/bulletins/coronaviruscovid19infectionsurveypilot/englandandwales21august2020" \h </w:instrText>
        </w:r>
        <w:r w:rsidR="00CE0BB1">
          <w:fldChar w:fldCharType="separate"/>
        </w:r>
        <w:r w:rsidR="00CE0BB1">
          <w:rPr>
            <w:rFonts w:ascii="Calibri" w:eastAsia="Calibri" w:hAnsi="Calibri" w:cs="Calibri"/>
            <w:color w:val="000000"/>
            <w:sz w:val="24"/>
            <w:szCs w:val="24"/>
          </w:rPr>
          <w:t>https://www.ons.gov.uk/peoplepopulationandcommunity/healthandsocialcare/conditionsanddiseases/bulletins/coronaviruscov</w:t>
        </w:r>
        <w:r w:rsidR="00CE0BB1">
          <w:rPr>
            <w:rFonts w:ascii="Calibri" w:eastAsia="Calibri" w:hAnsi="Calibri" w:cs="Calibri"/>
            <w:color w:val="000000"/>
            <w:sz w:val="24"/>
            <w:szCs w:val="24"/>
          </w:rPr>
          <w:t>id19infectionsurveypilot/englandandwales21august2020</w:t>
        </w:r>
        <w:r w:rsidR="00CE0BB1">
          <w:rPr>
            <w:rFonts w:ascii="Calibri" w:eastAsia="Calibri" w:hAnsi="Calibri" w:cs="Calibri"/>
            <w:color w:val="000000"/>
            <w:sz w:val="24"/>
            <w:szCs w:val="24"/>
          </w:rPr>
          <w:fldChar w:fldCharType="end"/>
        </w:r>
      </w:ins>
    </w:p>
    <w:p w14:paraId="1FBE73C4"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828" w:author="Author" w:date="2020-08-24T22:19:00Z">
        <w:r>
          <w:rPr>
            <w:rFonts w:ascii="Calibri" w:eastAsia="Calibri" w:hAnsi="Calibri" w:cs="Calibri"/>
            <w:color w:val="000000"/>
            <w:sz w:val="24"/>
            <w:szCs w:val="24"/>
          </w:rPr>
          <w:t>39</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66">
        <w:r>
          <w:rPr>
            <w:rFonts w:ascii="Calibri" w:eastAsia="Calibri" w:hAnsi="Calibri" w:cs="Calibri"/>
            <w:color w:val="000000"/>
            <w:sz w:val="24"/>
            <w:szCs w:val="24"/>
          </w:rPr>
          <w:t xml:space="preserve">Boëlle P-Y, Souty C, Launay T, Guerrisi C, Turbelin C, Behillil S, et al. Excess cases of influenza-like illnesses synchronous with coronavirus disease (COVID-19) epidemic, France, March 2020. Euro Surveill [Internet]. 2020 Apr;25(14). Available from: </w:t>
        </w:r>
      </w:hyperlink>
      <w:hyperlink r:id="rId67">
        <w:r>
          <w:rPr>
            <w:rFonts w:ascii="Calibri" w:eastAsia="Calibri" w:hAnsi="Calibri" w:cs="Calibri"/>
            <w:color w:val="000000"/>
            <w:sz w:val="24"/>
            <w:szCs w:val="24"/>
          </w:rPr>
          <w:t>http://dx.doi.org/10.2807/1560-7917.ES.2020.25.14.2000326</w:t>
        </w:r>
      </w:hyperlink>
    </w:p>
    <w:p w14:paraId="686BD781" w14:textId="4BECEAB7" w:rsidR="007E6C1E" w:rsidRDefault="00F00BA8">
      <w:pPr>
        <w:widowControl w:val="0"/>
        <w:pBdr>
          <w:top w:val="nil"/>
          <w:left w:val="nil"/>
          <w:bottom w:val="nil"/>
          <w:right w:val="nil"/>
          <w:between w:val="nil"/>
        </w:pBdr>
        <w:spacing w:after="240" w:line="240" w:lineRule="auto"/>
        <w:ind w:left="480" w:hanging="480"/>
        <w:rPr>
          <w:ins w:id="829" w:author="Author" w:date="2020-08-24T22:19:00Z"/>
          <w:rFonts w:ascii="Calibri" w:eastAsia="Calibri" w:hAnsi="Calibri" w:cs="Calibri"/>
          <w:color w:val="000000"/>
          <w:sz w:val="24"/>
          <w:szCs w:val="24"/>
        </w:rPr>
      </w:pPr>
      <w:del w:id="830" w:author="Author" w:date="2020-08-24T22:19:00Z">
        <w:r>
          <w:rPr>
            <w:rFonts w:ascii="Calibri" w:eastAsia="Calibri" w:hAnsi="Calibri" w:cs="Calibri"/>
            <w:color w:val="000000"/>
            <w:sz w:val="24"/>
            <w:szCs w:val="24"/>
          </w:rPr>
          <w:delText>34</w:delText>
        </w:r>
      </w:del>
      <w:ins w:id="831" w:author="Author" w:date="2020-08-24T22:19:00Z">
        <w:r w:rsidR="00CE0BB1">
          <w:rPr>
            <w:rFonts w:ascii="Calibri" w:eastAsia="Calibri" w:hAnsi="Calibri" w:cs="Calibri"/>
            <w:color w:val="000000"/>
            <w:sz w:val="24"/>
            <w:szCs w:val="24"/>
          </w:rPr>
          <w:t xml:space="preserve">40. </w:t>
        </w:r>
        <w:r w:rsidR="00CE0BB1">
          <w:rPr>
            <w:rFonts w:ascii="Calibri" w:eastAsia="Calibri" w:hAnsi="Calibri" w:cs="Calibri"/>
            <w:color w:val="000000"/>
            <w:sz w:val="24"/>
            <w:szCs w:val="24"/>
          </w:rPr>
          <w:tab/>
        </w:r>
        <w:r w:rsidR="00CE0BB1">
          <w:fldChar w:fldCharType="begin"/>
        </w:r>
        <w:r w:rsidR="00CE0BB1">
          <w:instrText xml:space="preserve"> HYPERLINK "http://paperpile.com/b/dg2jLS/LUae" \h </w:instrText>
        </w:r>
        <w:r w:rsidR="00CE0BB1">
          <w:fldChar w:fldCharType="separate"/>
        </w:r>
        <w:r w:rsidR="00CE0BB1">
          <w:rPr>
            <w:rFonts w:ascii="Calibri" w:eastAsia="Calibri" w:hAnsi="Calibri" w:cs="Calibri"/>
            <w:color w:val="000000"/>
            <w:sz w:val="24"/>
            <w:szCs w:val="24"/>
          </w:rPr>
          <w:t>Gandhi M, Yokoe DS, Havlir DV. Asymptomatic Transmission, the Achi</w:t>
        </w:r>
        <w:r w:rsidR="00CE0BB1">
          <w:rPr>
            <w:rFonts w:ascii="Calibri" w:eastAsia="Calibri" w:hAnsi="Calibri" w:cs="Calibri"/>
            <w:color w:val="000000"/>
            <w:sz w:val="24"/>
            <w:szCs w:val="24"/>
          </w:rPr>
          <w:t>lles’ Heel of Current Strategies to Control Covid-19. N Engl J Med. 2020 May 28;382(22):2158–60.</w:t>
        </w:r>
        <w:r w:rsidR="00CE0BB1">
          <w:rPr>
            <w:rFonts w:ascii="Calibri" w:eastAsia="Calibri" w:hAnsi="Calibri" w:cs="Calibri"/>
            <w:color w:val="000000"/>
            <w:sz w:val="24"/>
            <w:szCs w:val="24"/>
          </w:rPr>
          <w:fldChar w:fldCharType="end"/>
        </w:r>
      </w:ins>
    </w:p>
    <w:p w14:paraId="0C375DA3"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832" w:author="Author" w:date="2020-08-24T22:19:00Z">
        <w:r>
          <w:rPr>
            <w:rFonts w:ascii="Calibri" w:eastAsia="Calibri" w:hAnsi="Calibri" w:cs="Calibri"/>
            <w:color w:val="000000"/>
            <w:sz w:val="24"/>
            <w:szCs w:val="24"/>
          </w:rPr>
          <w:t>41</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68">
        <w:r>
          <w:rPr>
            <w:rFonts w:ascii="Calibri" w:eastAsia="Calibri" w:hAnsi="Calibri" w:cs="Calibri"/>
            <w:color w:val="000000"/>
            <w:sz w:val="24"/>
            <w:szCs w:val="24"/>
          </w:rPr>
          <w:t>Tsang TK, Wu P, Lin Y, Lau EHY, Leung GM, Cowling BJ. Effect of changing case definitions for COVID-</w:t>
        </w:r>
        <w:r>
          <w:rPr>
            <w:rFonts w:ascii="Calibri" w:eastAsia="Calibri" w:hAnsi="Calibri" w:cs="Calibri"/>
            <w:color w:val="000000"/>
            <w:sz w:val="24"/>
            <w:szCs w:val="24"/>
          </w:rPr>
          <w:t xml:space="preserve">19 on the epidemic curve and transmission parameters in mainland China: a modelling study. The Lancet Public Health [Internet]. 2020 Apr; Available from: </w:t>
        </w:r>
      </w:hyperlink>
      <w:hyperlink r:id="rId69">
        <w:r>
          <w:rPr>
            <w:rFonts w:ascii="Calibri" w:eastAsia="Calibri" w:hAnsi="Calibri" w:cs="Calibri"/>
            <w:color w:val="000000"/>
            <w:sz w:val="24"/>
            <w:szCs w:val="24"/>
          </w:rPr>
          <w:t>https://linkinghub.e</w:t>
        </w:r>
        <w:r>
          <w:rPr>
            <w:rFonts w:ascii="Calibri" w:eastAsia="Calibri" w:hAnsi="Calibri" w:cs="Calibri"/>
            <w:color w:val="000000"/>
            <w:sz w:val="24"/>
            <w:szCs w:val="24"/>
          </w:rPr>
          <w:t>lsevier.com/retrieve/pii/S246826672030089X</w:t>
        </w:r>
      </w:hyperlink>
    </w:p>
    <w:p w14:paraId="430FEDA9" w14:textId="5AF54CF7"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33" w:author="Author" w:date="2020-08-24T22:19:00Z">
        <w:r>
          <w:rPr>
            <w:rFonts w:ascii="Calibri" w:eastAsia="Calibri" w:hAnsi="Calibri" w:cs="Calibri"/>
            <w:color w:val="000000"/>
            <w:sz w:val="24"/>
            <w:szCs w:val="24"/>
          </w:rPr>
          <w:delText>35</w:delText>
        </w:r>
      </w:del>
      <w:ins w:id="834" w:author="Author" w:date="2020-08-24T22:19:00Z">
        <w:r w:rsidR="00CE0BB1">
          <w:rPr>
            <w:rFonts w:ascii="Calibri" w:eastAsia="Calibri" w:hAnsi="Calibri" w:cs="Calibri"/>
            <w:color w:val="000000"/>
            <w:sz w:val="24"/>
            <w:szCs w:val="24"/>
          </w:rPr>
          <w:t>42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70">
        <w:r w:rsidR="00CE0BB1">
          <w:rPr>
            <w:rFonts w:ascii="Calibri" w:eastAsia="Calibri" w:hAnsi="Calibri" w:cs="Calibri"/>
            <w:color w:val="000000"/>
            <w:sz w:val="24"/>
            <w:szCs w:val="24"/>
          </w:rPr>
          <w:t xml:space="preserve">BBC News. Health workers on frontline to be tested. BBC [Internet]. 2020 Mar 27 [cited 2020 Apr 23]; Available from: </w:t>
        </w:r>
      </w:hyperlink>
      <w:hyperlink r:id="rId71">
        <w:r w:rsidR="00CE0BB1">
          <w:rPr>
            <w:rFonts w:ascii="Calibri" w:eastAsia="Calibri" w:hAnsi="Calibri" w:cs="Calibri"/>
            <w:color w:val="000000"/>
            <w:sz w:val="24"/>
            <w:szCs w:val="24"/>
          </w:rPr>
          <w:t>https://www.bbc.com/news/health-52070199</w:t>
        </w:r>
      </w:hyperlink>
    </w:p>
    <w:p w14:paraId="551D561E" w14:textId="0F967B7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35" w:author="Author" w:date="2020-08-24T22:19:00Z">
        <w:r>
          <w:rPr>
            <w:rFonts w:ascii="Calibri" w:eastAsia="Calibri" w:hAnsi="Calibri" w:cs="Calibri"/>
            <w:color w:val="000000"/>
            <w:sz w:val="24"/>
            <w:szCs w:val="24"/>
          </w:rPr>
          <w:delText>36</w:delText>
        </w:r>
      </w:del>
      <w:ins w:id="836" w:author="Author" w:date="2020-08-24T22:19:00Z">
        <w:r w:rsidR="00CE0BB1">
          <w:rPr>
            <w:rFonts w:ascii="Calibri" w:eastAsia="Calibri" w:hAnsi="Calibri" w:cs="Calibri"/>
            <w:color w:val="000000"/>
            <w:sz w:val="24"/>
            <w:szCs w:val="24"/>
          </w:rPr>
          <w:t>43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72">
        <w:r w:rsidR="00CE0BB1">
          <w:rPr>
            <w:rFonts w:ascii="Calibri" w:eastAsia="Calibri" w:hAnsi="Calibri" w:cs="Calibri"/>
            <w:color w:val="000000"/>
            <w:sz w:val="24"/>
            <w:szCs w:val="24"/>
          </w:rPr>
          <w:t xml:space="preserve">Department of Health, Care S. Coronavirus (COVID-19): scaling up our testing programmes [Internet]. GOV.UK. GOV.UK; 2020 [cited 2020 </w:t>
        </w:r>
        <w:r w:rsidR="00CE0BB1">
          <w:rPr>
            <w:rFonts w:ascii="Calibri" w:eastAsia="Calibri" w:hAnsi="Calibri" w:cs="Calibri"/>
            <w:color w:val="000000"/>
            <w:sz w:val="24"/>
            <w:szCs w:val="24"/>
          </w:rPr>
          <w:t xml:space="preserve">May 1]. Available from: </w:t>
        </w:r>
      </w:hyperlink>
      <w:hyperlink r:id="rId73">
        <w:r w:rsidR="00CE0BB1">
          <w:rPr>
            <w:rFonts w:ascii="Calibri" w:eastAsia="Calibri" w:hAnsi="Calibri" w:cs="Calibri"/>
            <w:color w:val="000000"/>
            <w:sz w:val="24"/>
            <w:szCs w:val="24"/>
          </w:rPr>
          <w:t>https://www.gov.uk/government/publications/coronavirus-covid-19-</w:t>
        </w:r>
        <w:r w:rsidR="00CE0BB1">
          <w:rPr>
            <w:rFonts w:ascii="Calibri" w:eastAsia="Calibri" w:hAnsi="Calibri" w:cs="Calibri"/>
            <w:color w:val="000000"/>
            <w:sz w:val="24"/>
            <w:szCs w:val="24"/>
          </w:rPr>
          <w:t>scaling-up-testing-programmes/coronavirus-covid-19-scaling-up-our-testing-programmes</w:t>
        </w:r>
      </w:hyperlink>
    </w:p>
    <w:p w14:paraId="617DA20D" w14:textId="77777777" w:rsidR="007E6C1E" w:rsidRDefault="00CE0BB1">
      <w:pPr>
        <w:widowControl w:val="0"/>
        <w:pBdr>
          <w:top w:val="nil"/>
          <w:left w:val="nil"/>
          <w:bottom w:val="nil"/>
          <w:right w:val="nil"/>
          <w:between w:val="nil"/>
        </w:pBdr>
        <w:spacing w:after="240" w:line="240" w:lineRule="auto"/>
        <w:ind w:left="480" w:hanging="480"/>
        <w:rPr>
          <w:ins w:id="837" w:author="Author" w:date="2020-08-24T22:19:00Z"/>
          <w:rFonts w:ascii="Calibri" w:eastAsia="Calibri" w:hAnsi="Calibri" w:cs="Calibri"/>
          <w:color w:val="000000"/>
          <w:sz w:val="24"/>
          <w:szCs w:val="24"/>
        </w:rPr>
      </w:pPr>
      <w:ins w:id="838" w:author="Author" w:date="2020-08-24T22:19:00Z">
        <w:r>
          <w:rPr>
            <w:rFonts w:ascii="Calibri" w:eastAsia="Calibri" w:hAnsi="Calibri" w:cs="Calibri"/>
            <w:color w:val="000000"/>
            <w:sz w:val="24"/>
            <w:szCs w:val="24"/>
          </w:rPr>
          <w:t xml:space="preserve">44. </w:t>
        </w:r>
        <w:r>
          <w:rPr>
            <w:rFonts w:ascii="Calibri" w:eastAsia="Calibri" w:hAnsi="Calibri" w:cs="Calibri"/>
            <w:color w:val="000000"/>
            <w:sz w:val="24"/>
            <w:szCs w:val="24"/>
          </w:rPr>
          <w:tab/>
        </w:r>
        <w:r>
          <w:fldChar w:fldCharType="begin"/>
        </w:r>
        <w:r>
          <w:instrText xml:space="preserve"> HYPERLINK "http://paperpile.com/b/dg2jLS/ardl" \h </w:instrText>
        </w:r>
        <w:r>
          <w:fldChar w:fldCharType="separate"/>
        </w:r>
        <w:r>
          <w:rPr>
            <w:rFonts w:ascii="Calibri" w:eastAsia="Calibri" w:hAnsi="Calibri" w:cs="Calibri"/>
            <w:color w:val="000000"/>
            <w:sz w:val="24"/>
            <w:szCs w:val="24"/>
          </w:rPr>
          <w:t>Patel P, Hiam L, Sowemimo A, Devakumar D, McKee M. Ethnicity and covid-19. BMJ. 2020 Jun 11;369:m2282.</w:t>
        </w:r>
        <w:r>
          <w:rPr>
            <w:rFonts w:ascii="Calibri" w:eastAsia="Calibri" w:hAnsi="Calibri" w:cs="Calibri"/>
            <w:color w:val="000000"/>
            <w:sz w:val="24"/>
            <w:szCs w:val="24"/>
          </w:rPr>
          <w:fldChar w:fldCharType="end"/>
        </w:r>
      </w:ins>
    </w:p>
    <w:p w14:paraId="2BBEAECE" w14:textId="77777777" w:rsidR="007E6C1E" w:rsidRDefault="00CE0BB1">
      <w:pPr>
        <w:widowControl w:val="0"/>
        <w:pBdr>
          <w:top w:val="nil"/>
          <w:left w:val="nil"/>
          <w:bottom w:val="nil"/>
          <w:right w:val="nil"/>
          <w:between w:val="nil"/>
        </w:pBdr>
        <w:spacing w:after="240" w:line="240" w:lineRule="auto"/>
        <w:ind w:left="480" w:hanging="480"/>
        <w:rPr>
          <w:ins w:id="839" w:author="Author" w:date="2020-08-24T22:19:00Z"/>
          <w:rFonts w:ascii="Calibri" w:eastAsia="Calibri" w:hAnsi="Calibri" w:cs="Calibri"/>
          <w:color w:val="000000"/>
          <w:sz w:val="24"/>
          <w:szCs w:val="24"/>
        </w:rPr>
      </w:pPr>
      <w:ins w:id="840" w:author="Author" w:date="2020-08-24T22:19:00Z">
        <w:r>
          <w:rPr>
            <w:rFonts w:ascii="Calibri" w:eastAsia="Calibri" w:hAnsi="Calibri" w:cs="Calibri"/>
            <w:color w:val="000000"/>
            <w:sz w:val="24"/>
            <w:szCs w:val="24"/>
          </w:rPr>
          <w:t xml:space="preserve">45. </w:t>
        </w:r>
        <w:r>
          <w:rPr>
            <w:rFonts w:ascii="Calibri" w:eastAsia="Calibri" w:hAnsi="Calibri" w:cs="Calibri"/>
            <w:color w:val="000000"/>
            <w:sz w:val="24"/>
            <w:szCs w:val="24"/>
          </w:rPr>
          <w:tab/>
        </w:r>
        <w:r>
          <w:fldChar w:fldCharType="begin"/>
        </w:r>
        <w:r>
          <w:instrText xml:space="preserve"> H</w:instrText>
        </w:r>
        <w:r>
          <w:instrText xml:space="preserve">YPERLINK "http://paperpile.com/b/dg2jLS/GxmB" \h </w:instrText>
        </w:r>
        <w:r>
          <w:fldChar w:fldCharType="separate"/>
        </w:r>
        <w:r>
          <w:rPr>
            <w:rFonts w:ascii="Calibri" w:eastAsia="Calibri" w:hAnsi="Calibri" w:cs="Calibri"/>
            <w:color w:val="000000"/>
            <w:sz w:val="24"/>
            <w:szCs w:val="24"/>
          </w:rPr>
          <w:t>Pan D, Sze S, Minhas JS, Bangash MN, Pareek N, Divall P, et al. The impact of ethnicity on clinical outcomes in COVID-19: A systematic review. EClinicalMedicine. 2020 Jun;23:100404.</w:t>
        </w:r>
        <w:r>
          <w:rPr>
            <w:rFonts w:ascii="Calibri" w:eastAsia="Calibri" w:hAnsi="Calibri" w:cs="Calibri"/>
            <w:color w:val="000000"/>
            <w:sz w:val="24"/>
            <w:szCs w:val="24"/>
          </w:rPr>
          <w:fldChar w:fldCharType="end"/>
        </w:r>
      </w:ins>
    </w:p>
    <w:p w14:paraId="4D44E5C2" w14:textId="77777777" w:rsidR="007E6C1E" w:rsidRDefault="00CE0BB1">
      <w:pPr>
        <w:widowControl w:val="0"/>
        <w:pBdr>
          <w:top w:val="nil"/>
          <w:left w:val="nil"/>
          <w:bottom w:val="nil"/>
          <w:right w:val="nil"/>
          <w:between w:val="nil"/>
        </w:pBdr>
        <w:spacing w:after="240" w:line="240" w:lineRule="auto"/>
        <w:ind w:left="480" w:hanging="480"/>
        <w:rPr>
          <w:ins w:id="841" w:author="Author" w:date="2020-08-24T22:19:00Z"/>
          <w:rFonts w:ascii="Calibri" w:eastAsia="Calibri" w:hAnsi="Calibri" w:cs="Calibri"/>
          <w:color w:val="000000"/>
          <w:sz w:val="24"/>
          <w:szCs w:val="24"/>
        </w:rPr>
      </w:pPr>
      <w:ins w:id="842" w:author="Author" w:date="2020-08-24T22:19:00Z">
        <w:r>
          <w:rPr>
            <w:rFonts w:ascii="Calibri" w:eastAsia="Calibri" w:hAnsi="Calibri" w:cs="Calibri"/>
            <w:color w:val="000000"/>
            <w:sz w:val="24"/>
            <w:szCs w:val="24"/>
          </w:rPr>
          <w:lastRenderedPageBreak/>
          <w:t xml:space="preserve">46. </w:t>
        </w:r>
        <w:r>
          <w:rPr>
            <w:rFonts w:ascii="Calibri" w:eastAsia="Calibri" w:hAnsi="Calibri" w:cs="Calibri"/>
            <w:color w:val="000000"/>
            <w:sz w:val="24"/>
            <w:szCs w:val="24"/>
          </w:rPr>
          <w:tab/>
        </w:r>
        <w:r>
          <w:fldChar w:fldCharType="begin"/>
        </w:r>
        <w:r>
          <w:instrText xml:space="preserve"> HYPERLINK "http://paperpile.com/b/dg2jLS/yTtJ" \h </w:instrText>
        </w:r>
        <w:r>
          <w:fldChar w:fldCharType="separate"/>
        </w:r>
        <w:r>
          <w:rPr>
            <w:rFonts w:ascii="Calibri" w:eastAsia="Calibri" w:hAnsi="Calibri" w:cs="Calibri"/>
            <w:color w:val="000000"/>
            <w:sz w:val="24"/>
            <w:szCs w:val="24"/>
          </w:rPr>
          <w:t>Kirby T. Evidence mounts on the disproportionate effect of COVID-19 on ethnic minorities. Lancet Respir Med. 2020 Jun;8(6):547–8.</w:t>
        </w:r>
        <w:r>
          <w:rPr>
            <w:rFonts w:ascii="Calibri" w:eastAsia="Calibri" w:hAnsi="Calibri" w:cs="Calibri"/>
            <w:color w:val="000000"/>
            <w:sz w:val="24"/>
            <w:szCs w:val="24"/>
          </w:rPr>
          <w:fldChar w:fldCharType="end"/>
        </w:r>
      </w:ins>
    </w:p>
    <w:p w14:paraId="672F23E8" w14:textId="77777777" w:rsidR="007E6C1E" w:rsidRDefault="00CE0BB1">
      <w:pPr>
        <w:widowControl w:val="0"/>
        <w:pBdr>
          <w:top w:val="nil"/>
          <w:left w:val="nil"/>
          <w:bottom w:val="nil"/>
          <w:right w:val="nil"/>
          <w:between w:val="nil"/>
        </w:pBdr>
        <w:spacing w:after="240" w:line="240" w:lineRule="auto"/>
        <w:ind w:left="480" w:hanging="480"/>
        <w:rPr>
          <w:ins w:id="843" w:author="Author" w:date="2020-08-24T22:19:00Z"/>
          <w:rFonts w:ascii="Calibri" w:eastAsia="Calibri" w:hAnsi="Calibri" w:cs="Calibri"/>
          <w:color w:val="000000"/>
          <w:sz w:val="24"/>
          <w:szCs w:val="24"/>
        </w:rPr>
      </w:pPr>
      <w:ins w:id="844" w:author="Author" w:date="2020-08-24T22:19:00Z">
        <w:r>
          <w:rPr>
            <w:rFonts w:ascii="Calibri" w:eastAsia="Calibri" w:hAnsi="Calibri" w:cs="Calibri"/>
            <w:color w:val="000000"/>
            <w:sz w:val="24"/>
            <w:szCs w:val="24"/>
          </w:rPr>
          <w:t xml:space="preserve">47. </w:t>
        </w:r>
        <w:r>
          <w:rPr>
            <w:rFonts w:ascii="Calibri" w:eastAsia="Calibri" w:hAnsi="Calibri" w:cs="Calibri"/>
            <w:color w:val="000000"/>
            <w:sz w:val="24"/>
            <w:szCs w:val="24"/>
          </w:rPr>
          <w:tab/>
        </w:r>
        <w:r>
          <w:fldChar w:fldCharType="begin"/>
        </w:r>
        <w:r>
          <w:instrText xml:space="preserve"> HYPERLINK "http://paperpile.com/b/dg2jLS/8fRc" \h </w:instrText>
        </w:r>
        <w:r>
          <w:fldChar w:fldCharType="separate"/>
        </w:r>
        <w:r>
          <w:rPr>
            <w:rFonts w:ascii="Calibri" w:eastAsia="Calibri" w:hAnsi="Calibri" w:cs="Calibri"/>
            <w:color w:val="000000"/>
            <w:sz w:val="24"/>
            <w:szCs w:val="24"/>
          </w:rPr>
          <w:t>Dodds C, Fakoya</w:t>
        </w:r>
        <w:r>
          <w:rPr>
            <w:rFonts w:ascii="Calibri" w:eastAsia="Calibri" w:hAnsi="Calibri" w:cs="Calibri"/>
            <w:color w:val="000000"/>
            <w:sz w:val="24"/>
            <w:szCs w:val="24"/>
          </w:rPr>
          <w:t xml:space="preserve"> I. Covid-19: ensuring equality of access to testing for ethnic minorities. BMJ. 2020 May 29;369:m2122.</w:t>
        </w:r>
        <w:r>
          <w:rPr>
            <w:rFonts w:ascii="Calibri" w:eastAsia="Calibri" w:hAnsi="Calibri" w:cs="Calibri"/>
            <w:color w:val="000000"/>
            <w:sz w:val="24"/>
            <w:szCs w:val="24"/>
          </w:rPr>
          <w:fldChar w:fldCharType="end"/>
        </w:r>
      </w:ins>
    </w:p>
    <w:p w14:paraId="168172B8" w14:textId="77777777" w:rsidR="007E6C1E" w:rsidRDefault="00CE0BB1">
      <w:pPr>
        <w:widowControl w:val="0"/>
        <w:pBdr>
          <w:top w:val="nil"/>
          <w:left w:val="nil"/>
          <w:bottom w:val="nil"/>
          <w:right w:val="nil"/>
          <w:between w:val="nil"/>
        </w:pBdr>
        <w:spacing w:after="240" w:line="240" w:lineRule="auto"/>
        <w:ind w:left="480" w:hanging="480"/>
        <w:rPr>
          <w:ins w:id="845" w:author="Author" w:date="2020-08-24T22:19:00Z"/>
          <w:rFonts w:ascii="Calibri" w:eastAsia="Calibri" w:hAnsi="Calibri" w:cs="Calibri"/>
          <w:color w:val="000000"/>
          <w:sz w:val="24"/>
          <w:szCs w:val="24"/>
        </w:rPr>
      </w:pPr>
      <w:ins w:id="846" w:author="Author" w:date="2020-08-24T22:19:00Z">
        <w:r>
          <w:rPr>
            <w:rFonts w:ascii="Calibri" w:eastAsia="Calibri" w:hAnsi="Calibri" w:cs="Calibri"/>
            <w:color w:val="000000"/>
            <w:sz w:val="24"/>
            <w:szCs w:val="24"/>
          </w:rPr>
          <w:t xml:space="preserve">48. </w:t>
        </w:r>
        <w:r>
          <w:rPr>
            <w:rFonts w:ascii="Calibri" w:eastAsia="Calibri" w:hAnsi="Calibri" w:cs="Calibri"/>
            <w:color w:val="000000"/>
            <w:sz w:val="24"/>
            <w:szCs w:val="24"/>
          </w:rPr>
          <w:tab/>
        </w:r>
        <w:r>
          <w:fldChar w:fldCharType="begin"/>
        </w:r>
        <w:r>
          <w:instrText xml:space="preserve"> HYPERLINK "http://paperpile.com/b/dg2jLS/I0wy" \h </w:instrText>
        </w:r>
        <w:r>
          <w:fldChar w:fldCharType="separate"/>
        </w:r>
        <w:r>
          <w:rPr>
            <w:rFonts w:ascii="Calibri" w:eastAsia="Calibri" w:hAnsi="Calibri" w:cs="Calibri"/>
            <w:color w:val="000000"/>
            <w:sz w:val="24"/>
            <w:szCs w:val="24"/>
          </w:rPr>
          <w:t xml:space="preserve">Lynn P, Nandi A, Parutis V, Platt L. Design and implementation of a high-quality probability sample of immigrants and ethnic minorities: Lessons learnt. Demogr Res [Internet]. 2018; Available from: </w:t>
        </w:r>
        <w:r>
          <w:rPr>
            <w:rFonts w:ascii="Calibri" w:eastAsia="Calibri" w:hAnsi="Calibri" w:cs="Calibri"/>
            <w:color w:val="000000"/>
            <w:sz w:val="24"/>
            <w:szCs w:val="24"/>
          </w:rPr>
          <w:fldChar w:fldCharType="end"/>
        </w:r>
        <w:r>
          <w:fldChar w:fldCharType="begin"/>
        </w:r>
        <w:r>
          <w:instrText xml:space="preserve"> HYPERLINK "https://www.jstor.org/stable/26457055" \h </w:instrText>
        </w:r>
        <w:r>
          <w:fldChar w:fldCharType="separate"/>
        </w:r>
        <w:r>
          <w:rPr>
            <w:rFonts w:ascii="Calibri" w:eastAsia="Calibri" w:hAnsi="Calibri" w:cs="Calibri"/>
            <w:color w:val="000000"/>
            <w:sz w:val="24"/>
            <w:szCs w:val="24"/>
          </w:rPr>
          <w:t>h</w:t>
        </w:r>
        <w:r>
          <w:rPr>
            <w:rFonts w:ascii="Calibri" w:eastAsia="Calibri" w:hAnsi="Calibri" w:cs="Calibri"/>
            <w:color w:val="000000"/>
            <w:sz w:val="24"/>
            <w:szCs w:val="24"/>
          </w:rPr>
          <w:t>ttps://www.jstor.org/stable/26457055</w:t>
        </w:r>
        <w:r>
          <w:rPr>
            <w:rFonts w:ascii="Calibri" w:eastAsia="Calibri" w:hAnsi="Calibri" w:cs="Calibri"/>
            <w:color w:val="000000"/>
            <w:sz w:val="24"/>
            <w:szCs w:val="24"/>
          </w:rPr>
          <w:fldChar w:fldCharType="end"/>
        </w:r>
      </w:ins>
    </w:p>
    <w:p w14:paraId="7F1AC4D9" w14:textId="77777777" w:rsidR="007E6C1E" w:rsidRDefault="00CE0BB1">
      <w:pPr>
        <w:widowControl w:val="0"/>
        <w:pBdr>
          <w:top w:val="nil"/>
          <w:left w:val="nil"/>
          <w:bottom w:val="nil"/>
          <w:right w:val="nil"/>
          <w:between w:val="nil"/>
        </w:pBdr>
        <w:spacing w:after="240" w:line="240" w:lineRule="auto"/>
        <w:ind w:left="480" w:hanging="480"/>
        <w:rPr>
          <w:moveTo w:id="847" w:author="Author" w:date="2020-08-24T22:19:00Z"/>
          <w:rFonts w:ascii="Calibri" w:eastAsia="Calibri" w:hAnsi="Calibri" w:cs="Calibri"/>
          <w:color w:val="000000"/>
          <w:sz w:val="24"/>
          <w:szCs w:val="24"/>
        </w:rPr>
      </w:pPr>
      <w:ins w:id="848" w:author="Author" w:date="2020-08-24T22:19:00Z">
        <w:r>
          <w:rPr>
            <w:rFonts w:ascii="Calibri" w:eastAsia="Calibri" w:hAnsi="Calibri" w:cs="Calibri"/>
            <w:color w:val="000000"/>
            <w:sz w:val="24"/>
            <w:szCs w:val="24"/>
          </w:rPr>
          <w:t>49</w:t>
        </w:r>
      </w:ins>
      <w:moveToRangeStart w:id="849" w:author="Author" w:date="2020-08-24T22:19:00Z" w:name="move49199966"/>
      <w:moveTo w:id="850" w:author="Author" w:date="2020-08-24T22:19:00Z">
        <w:r>
          <w:rPr>
            <w:rFonts w:ascii="Calibri" w:eastAsia="Calibri" w:hAnsi="Calibri" w:cs="Calibri"/>
            <w:color w:val="000000"/>
            <w:sz w:val="24"/>
            <w:szCs w:val="24"/>
          </w:rPr>
          <w:t xml:space="preserve">. </w:t>
        </w:r>
        <w:r>
          <w:rPr>
            <w:rFonts w:ascii="Calibri" w:eastAsia="Calibri" w:hAnsi="Calibri" w:cs="Calibri"/>
            <w:color w:val="000000"/>
            <w:sz w:val="24"/>
            <w:szCs w:val="24"/>
          </w:rPr>
          <w:tab/>
        </w:r>
        <w:r>
          <w:fldChar w:fldCharType="begin"/>
        </w:r>
        <w:r>
          <w:instrText xml:space="preserve"> HYPERLINK "http://paperpile.com/b/dg2jLS/v5Ax" \h </w:instrText>
        </w:r>
        <w:r>
          <w:fldChar w:fldCharType="separate"/>
        </w:r>
        <w:r>
          <w:rPr>
            <w:rFonts w:ascii="Calibri" w:eastAsia="Calibri" w:hAnsi="Calibri" w:cs="Calibri"/>
            <w:color w:val="000000"/>
            <w:sz w:val="24"/>
            <w:szCs w:val="24"/>
          </w:rPr>
          <w:t>Care home deaths: the untold and largely unrecorded tragedy of COVID-19 [Internet]. British Politics and Policy at LSE. 2020 [cited 2020 Apr 23]. Available from</w:t>
        </w:r>
        <w:r>
          <w:rPr>
            <w:rFonts w:ascii="Calibri" w:eastAsia="Calibri" w:hAnsi="Calibri" w:cs="Calibri"/>
            <w:color w:val="000000"/>
            <w:sz w:val="24"/>
            <w:szCs w:val="24"/>
          </w:rPr>
          <w:t xml:space="preserve">: </w:t>
        </w:r>
        <w:r>
          <w:rPr>
            <w:rFonts w:ascii="Calibri" w:eastAsia="Calibri" w:hAnsi="Calibri" w:cs="Calibri"/>
            <w:color w:val="000000"/>
            <w:sz w:val="24"/>
            <w:szCs w:val="24"/>
          </w:rPr>
          <w:fldChar w:fldCharType="end"/>
        </w:r>
        <w:r>
          <w:fldChar w:fldCharType="begin"/>
        </w:r>
        <w:r>
          <w:instrText xml:space="preserve"> HYPERLINK "https://blogs.lse.ac.uk/politicsandpolicy/care-home-deaths-covid19/" \h </w:instrText>
        </w:r>
        <w:r>
          <w:fldChar w:fldCharType="separate"/>
        </w:r>
        <w:r>
          <w:rPr>
            <w:rFonts w:ascii="Calibri" w:eastAsia="Calibri" w:hAnsi="Calibri" w:cs="Calibri"/>
            <w:color w:val="000000"/>
            <w:sz w:val="24"/>
            <w:szCs w:val="24"/>
          </w:rPr>
          <w:t>https://blogs.lse.ac.uk/politicsandpolicy/care-home-deaths-covid19/</w:t>
        </w:r>
        <w:r>
          <w:rPr>
            <w:rFonts w:ascii="Calibri" w:eastAsia="Calibri" w:hAnsi="Calibri" w:cs="Calibri"/>
            <w:color w:val="000000"/>
            <w:sz w:val="24"/>
            <w:szCs w:val="24"/>
          </w:rPr>
          <w:fldChar w:fldCharType="end"/>
        </w:r>
      </w:moveTo>
    </w:p>
    <w:moveToRangeEnd w:id="849"/>
    <w:p w14:paraId="40FEA807" w14:textId="77777777" w:rsidR="007E6C1E" w:rsidRDefault="00CE0BB1">
      <w:pPr>
        <w:widowControl w:val="0"/>
        <w:pBdr>
          <w:top w:val="nil"/>
          <w:left w:val="nil"/>
          <w:bottom w:val="nil"/>
          <w:right w:val="nil"/>
          <w:between w:val="nil"/>
        </w:pBdr>
        <w:spacing w:after="240" w:line="240" w:lineRule="auto"/>
        <w:ind w:left="480" w:hanging="480"/>
        <w:rPr>
          <w:moveTo w:id="851" w:author="Author" w:date="2020-08-24T22:19:00Z"/>
          <w:rFonts w:ascii="Calibri" w:eastAsia="Calibri" w:hAnsi="Calibri" w:cs="Calibri"/>
          <w:color w:val="000000"/>
          <w:sz w:val="24"/>
          <w:szCs w:val="24"/>
        </w:rPr>
      </w:pPr>
      <w:ins w:id="852" w:author="Author" w:date="2020-08-24T22:19:00Z">
        <w:r>
          <w:rPr>
            <w:rFonts w:ascii="Calibri" w:eastAsia="Calibri" w:hAnsi="Calibri" w:cs="Calibri"/>
            <w:color w:val="000000"/>
            <w:sz w:val="24"/>
            <w:szCs w:val="24"/>
          </w:rPr>
          <w:t>50</w:t>
        </w:r>
      </w:ins>
      <w:moveToRangeStart w:id="853" w:author="Author" w:date="2020-08-24T22:19:00Z" w:name="move49199967"/>
      <w:moveTo w:id="854" w:author="Author" w:date="2020-08-24T22:19:00Z">
        <w:r>
          <w:rPr>
            <w:rFonts w:ascii="Calibri" w:eastAsia="Calibri" w:hAnsi="Calibri" w:cs="Calibri"/>
            <w:color w:val="000000"/>
            <w:sz w:val="24"/>
            <w:szCs w:val="24"/>
          </w:rPr>
          <w:t xml:space="preserve">. </w:t>
        </w:r>
        <w:r>
          <w:rPr>
            <w:rFonts w:ascii="Calibri" w:eastAsia="Calibri" w:hAnsi="Calibri" w:cs="Calibri"/>
            <w:color w:val="000000"/>
            <w:sz w:val="24"/>
            <w:szCs w:val="24"/>
          </w:rPr>
          <w:tab/>
        </w:r>
        <w:r>
          <w:fldChar w:fldCharType="begin"/>
        </w:r>
        <w:r>
          <w:instrText xml:space="preserve"> HYPERLINK "http://paperpile.com/b/dg2jLS/kcUs" \h </w:instrText>
        </w:r>
        <w:r>
          <w:fldChar w:fldCharType="separate"/>
        </w:r>
        <w:r>
          <w:rPr>
            <w:rFonts w:ascii="Calibri" w:eastAsia="Calibri" w:hAnsi="Calibri" w:cs="Calibri"/>
            <w:color w:val="000000"/>
            <w:sz w:val="24"/>
            <w:szCs w:val="24"/>
          </w:rPr>
          <w:t>Campbell DA, Caul S. Deaths involving CO</w:t>
        </w:r>
        <w:r>
          <w:rPr>
            <w:rFonts w:ascii="Calibri" w:eastAsia="Calibri" w:hAnsi="Calibri" w:cs="Calibri"/>
            <w:color w:val="000000"/>
            <w:sz w:val="24"/>
            <w:szCs w:val="24"/>
          </w:rPr>
          <w:t xml:space="preserve">VID-19, England and Wales - Office for National Statistics [Internet]. Office for National Statistics. 2020 [cited 2020 May 2]. Available from: </w:t>
        </w:r>
        <w:r>
          <w:rPr>
            <w:rFonts w:ascii="Calibri" w:eastAsia="Calibri" w:hAnsi="Calibri" w:cs="Calibri"/>
            <w:color w:val="000000"/>
            <w:sz w:val="24"/>
            <w:szCs w:val="24"/>
          </w:rPr>
          <w:fldChar w:fldCharType="end"/>
        </w:r>
        <w:r>
          <w:fldChar w:fldCharType="begin"/>
        </w:r>
        <w:r>
          <w:instrText xml:space="preserve"> HYPERLINK "https://www.ons.gov.uk/peoplepopulationandcommunity/birthsdeathsandmarriages/deaths/bulletins/deat</w:instrText>
        </w:r>
        <w:r>
          <w:instrText xml:space="preserve">hsinvolvingcovid19englandandwales/deathsoccurringinmarch2020" \h </w:instrText>
        </w:r>
        <w:r>
          <w:fldChar w:fldCharType="separate"/>
        </w:r>
        <w:r>
          <w:rPr>
            <w:rFonts w:ascii="Calibri" w:eastAsia="Calibri" w:hAnsi="Calibri" w:cs="Calibri"/>
            <w:color w:val="000000"/>
            <w:sz w:val="24"/>
            <w:szCs w:val="24"/>
          </w:rPr>
          <w:t>https://www.ons.gov.uk/peoplepopulationandcommunity/birthsdeathsandmarriages/deaths/bulletins/deathsinvolvingcovid19englandandwales/deathsoccurringinmarch2020</w:t>
        </w:r>
        <w:r>
          <w:rPr>
            <w:rFonts w:ascii="Calibri" w:eastAsia="Calibri" w:hAnsi="Calibri" w:cs="Calibri"/>
            <w:color w:val="000000"/>
            <w:sz w:val="24"/>
            <w:szCs w:val="24"/>
          </w:rPr>
          <w:fldChar w:fldCharType="end"/>
        </w:r>
      </w:moveTo>
    </w:p>
    <w:moveToRangeEnd w:id="853"/>
    <w:p w14:paraId="0480DD4D" w14:textId="1B0A847B" w:rsidR="007E6C1E" w:rsidRDefault="00F00BA8">
      <w:pPr>
        <w:widowControl w:val="0"/>
        <w:pBdr>
          <w:top w:val="nil"/>
          <w:left w:val="nil"/>
          <w:bottom w:val="nil"/>
          <w:right w:val="nil"/>
          <w:between w:val="nil"/>
        </w:pBdr>
        <w:spacing w:after="240" w:line="240" w:lineRule="auto"/>
        <w:ind w:left="480" w:hanging="480"/>
        <w:rPr>
          <w:ins w:id="855" w:author="Author" w:date="2020-08-24T22:19:00Z"/>
          <w:rFonts w:ascii="Calibri" w:eastAsia="Calibri" w:hAnsi="Calibri" w:cs="Calibri"/>
          <w:color w:val="000000"/>
          <w:sz w:val="24"/>
          <w:szCs w:val="24"/>
        </w:rPr>
      </w:pPr>
      <w:del w:id="856" w:author="Author" w:date="2020-08-24T22:19:00Z">
        <w:r>
          <w:rPr>
            <w:rFonts w:ascii="Calibri" w:eastAsia="Calibri" w:hAnsi="Calibri" w:cs="Calibri"/>
            <w:color w:val="000000"/>
            <w:sz w:val="24"/>
            <w:szCs w:val="24"/>
          </w:rPr>
          <w:delText>37</w:delText>
        </w:r>
      </w:del>
      <w:ins w:id="857" w:author="Author" w:date="2020-08-24T22:19:00Z">
        <w:r w:rsidR="00CE0BB1">
          <w:rPr>
            <w:rFonts w:ascii="Calibri" w:eastAsia="Calibri" w:hAnsi="Calibri" w:cs="Calibri"/>
            <w:color w:val="000000"/>
            <w:sz w:val="24"/>
            <w:szCs w:val="24"/>
          </w:rPr>
          <w:t xml:space="preserve">51. </w:t>
        </w:r>
        <w:r w:rsidR="00CE0BB1">
          <w:rPr>
            <w:rFonts w:ascii="Calibri" w:eastAsia="Calibri" w:hAnsi="Calibri" w:cs="Calibri"/>
            <w:color w:val="000000"/>
            <w:sz w:val="24"/>
            <w:szCs w:val="24"/>
          </w:rPr>
          <w:tab/>
        </w:r>
        <w:r w:rsidR="00CE0BB1">
          <w:fldChar w:fldCharType="begin"/>
        </w:r>
        <w:r w:rsidR="00CE0BB1">
          <w:instrText xml:space="preserve"> HYPERLINK "http://paper</w:instrText>
        </w:r>
        <w:r w:rsidR="00CE0BB1">
          <w:instrText xml:space="preserve">pile.com/b/dg2jLS/T0p7" \h </w:instrText>
        </w:r>
        <w:r w:rsidR="00CE0BB1">
          <w:fldChar w:fldCharType="separate"/>
        </w:r>
        <w:r w:rsidR="00CE0BB1">
          <w:rPr>
            <w:rFonts w:ascii="Calibri" w:eastAsia="Calibri" w:hAnsi="Calibri" w:cs="Calibri"/>
            <w:color w:val="000000"/>
            <w:sz w:val="24"/>
            <w:szCs w:val="24"/>
          </w:rPr>
          <w:t xml:space="preserve">John S. Deaths involving COVID-19 in the care sector, England and Wales - Office for National Statistics [Internet]. Office for National Statistics; 2020 [cited 2020 Aug 18]. Available from: </w:t>
        </w:r>
        <w:r w:rsidR="00CE0BB1">
          <w:rPr>
            <w:rFonts w:ascii="Calibri" w:eastAsia="Calibri" w:hAnsi="Calibri" w:cs="Calibri"/>
            <w:color w:val="000000"/>
            <w:sz w:val="24"/>
            <w:szCs w:val="24"/>
          </w:rPr>
          <w:fldChar w:fldCharType="end"/>
        </w:r>
        <w:r w:rsidR="00CE0BB1">
          <w:fldChar w:fldCharType="begin"/>
        </w:r>
        <w:r w:rsidR="00CE0BB1">
          <w:instrText xml:space="preserve"> HYPERLINK "https://www.ons.gov.uk/</w:instrText>
        </w:r>
        <w:r w:rsidR="00CE0BB1">
          <w:instrText xml:space="preserve">peoplepopulationandcommunity/birthsdeathsandmarriages/deaths/articles/deathsinvolvingcovid19inthecaresectorenglandandwales/deathsoccurringupto12june2020andregisteredupto20june2020provisional" \h </w:instrText>
        </w:r>
        <w:r w:rsidR="00CE0BB1">
          <w:fldChar w:fldCharType="separate"/>
        </w:r>
        <w:r w:rsidR="00CE0BB1">
          <w:rPr>
            <w:rFonts w:ascii="Calibri" w:eastAsia="Calibri" w:hAnsi="Calibri" w:cs="Calibri"/>
            <w:color w:val="000000"/>
            <w:sz w:val="24"/>
            <w:szCs w:val="24"/>
          </w:rPr>
          <w:t>https://www.ons.gov.uk/peoplepopulationandcommunity/birthsde</w:t>
        </w:r>
        <w:r w:rsidR="00CE0BB1">
          <w:rPr>
            <w:rFonts w:ascii="Calibri" w:eastAsia="Calibri" w:hAnsi="Calibri" w:cs="Calibri"/>
            <w:color w:val="000000"/>
            <w:sz w:val="24"/>
            <w:szCs w:val="24"/>
          </w:rPr>
          <w:t>athsandmarriages/deaths/articles/deathsinvolvingcovid19inthecaresectorenglandandwales/deathsoccurringupto12june2020andregisteredupto20june2020provisional</w:t>
        </w:r>
        <w:r w:rsidR="00CE0BB1">
          <w:rPr>
            <w:rFonts w:ascii="Calibri" w:eastAsia="Calibri" w:hAnsi="Calibri" w:cs="Calibri"/>
            <w:color w:val="000000"/>
            <w:sz w:val="24"/>
            <w:szCs w:val="24"/>
          </w:rPr>
          <w:fldChar w:fldCharType="end"/>
        </w:r>
      </w:ins>
    </w:p>
    <w:p w14:paraId="5EB694C2"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858" w:author="Author" w:date="2020-08-24T22:19:00Z">
        <w:r>
          <w:rPr>
            <w:rFonts w:ascii="Calibri" w:eastAsia="Calibri" w:hAnsi="Calibri" w:cs="Calibri"/>
            <w:color w:val="000000"/>
            <w:sz w:val="24"/>
            <w:szCs w:val="24"/>
          </w:rPr>
          <w:t>52</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74">
        <w:r>
          <w:rPr>
            <w:rFonts w:ascii="Calibri" w:eastAsia="Calibri" w:hAnsi="Calibri" w:cs="Calibri"/>
            <w:color w:val="000000"/>
            <w:sz w:val="24"/>
            <w:szCs w:val="24"/>
          </w:rPr>
          <w:t>Department of Health and Social Care. Coron</w:t>
        </w:r>
        <w:r>
          <w:rPr>
            <w:rFonts w:ascii="Calibri" w:eastAsia="Calibri" w:hAnsi="Calibri" w:cs="Calibri"/>
            <w:color w:val="000000"/>
            <w:sz w:val="24"/>
            <w:szCs w:val="24"/>
          </w:rPr>
          <w:t xml:space="preserve">avirus (COVID-19): getting tested [Internet]. GOV.UK. GOV.UK; 2020 [cited 2020 Apr 29]. Available from: </w:t>
        </w:r>
      </w:hyperlink>
      <w:hyperlink r:id="rId75">
        <w:r>
          <w:rPr>
            <w:rFonts w:ascii="Calibri" w:eastAsia="Calibri" w:hAnsi="Calibri" w:cs="Calibri"/>
            <w:color w:val="000000"/>
            <w:sz w:val="24"/>
            <w:szCs w:val="24"/>
          </w:rPr>
          <w:t>https://www.gov.uk/guidance/coronavirus-covid-19-getting-tested</w:t>
        </w:r>
      </w:hyperlink>
    </w:p>
    <w:p w14:paraId="1D75C2C0" w14:textId="7D8921C5"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59" w:author="Author" w:date="2020-08-24T22:19:00Z">
        <w:r>
          <w:rPr>
            <w:rFonts w:ascii="Calibri" w:eastAsia="Calibri" w:hAnsi="Calibri" w:cs="Calibri"/>
            <w:color w:val="000000"/>
            <w:sz w:val="24"/>
            <w:szCs w:val="24"/>
          </w:rPr>
          <w:delText>38</w:delText>
        </w:r>
      </w:del>
      <w:ins w:id="860" w:author="Author" w:date="2020-08-24T22:19:00Z">
        <w:r w:rsidR="00CE0BB1">
          <w:rPr>
            <w:rFonts w:ascii="Calibri" w:eastAsia="Calibri" w:hAnsi="Calibri" w:cs="Calibri"/>
            <w:color w:val="000000"/>
            <w:sz w:val="24"/>
            <w:szCs w:val="24"/>
          </w:rPr>
          <w:t>53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76">
        <w:r w:rsidR="00CE0BB1">
          <w:rPr>
            <w:rFonts w:ascii="Calibri" w:eastAsia="Calibri" w:hAnsi="Calibri" w:cs="Calibri"/>
            <w:color w:val="000000"/>
            <w:sz w:val="24"/>
            <w:szCs w:val="24"/>
          </w:rPr>
          <w:t>Kuchler T, Russel D, Stroebel J. The Geographic Spread of COVID-19 Correlates with Structure of Social Networks as Measured by Facebook [Internet]. National Bureau of Economic Research; 2020. (Working P</w:t>
        </w:r>
        <w:r w:rsidR="00CE0BB1">
          <w:rPr>
            <w:rFonts w:ascii="Calibri" w:eastAsia="Calibri" w:hAnsi="Calibri" w:cs="Calibri"/>
            <w:color w:val="000000"/>
            <w:sz w:val="24"/>
            <w:szCs w:val="24"/>
          </w:rPr>
          <w:t xml:space="preserve">aper Series). Available from: </w:t>
        </w:r>
      </w:hyperlink>
      <w:hyperlink r:id="rId77">
        <w:r w:rsidR="00CE0BB1">
          <w:rPr>
            <w:rFonts w:ascii="Calibri" w:eastAsia="Calibri" w:hAnsi="Calibri" w:cs="Calibri"/>
            <w:color w:val="000000"/>
            <w:sz w:val="24"/>
            <w:szCs w:val="24"/>
          </w:rPr>
          <w:t>http://www.nber.org/papers/w26990</w:t>
        </w:r>
      </w:hyperlink>
    </w:p>
    <w:p w14:paraId="360C5532" w14:textId="77777777" w:rsidR="007E6C1E" w:rsidRDefault="00F00BA8">
      <w:pPr>
        <w:widowControl w:val="0"/>
        <w:pBdr>
          <w:top w:val="nil"/>
          <w:left w:val="nil"/>
          <w:bottom w:val="nil"/>
          <w:right w:val="nil"/>
          <w:between w:val="nil"/>
        </w:pBdr>
        <w:spacing w:after="240" w:line="240" w:lineRule="auto"/>
        <w:ind w:left="480" w:hanging="480"/>
        <w:rPr>
          <w:moveFrom w:id="861" w:author="Author" w:date="2020-08-24T22:19:00Z"/>
          <w:rFonts w:ascii="Calibri" w:eastAsia="Calibri" w:hAnsi="Calibri" w:cs="Calibri"/>
          <w:color w:val="000000"/>
          <w:sz w:val="24"/>
          <w:szCs w:val="24"/>
        </w:rPr>
      </w:pPr>
      <w:del w:id="862" w:author="Author" w:date="2020-08-24T22:19:00Z">
        <w:r>
          <w:rPr>
            <w:rFonts w:ascii="Calibri" w:eastAsia="Calibri" w:hAnsi="Calibri" w:cs="Calibri"/>
            <w:color w:val="000000"/>
            <w:sz w:val="24"/>
            <w:szCs w:val="24"/>
          </w:rPr>
          <w:delText>39</w:delText>
        </w:r>
      </w:del>
      <w:moveFromRangeStart w:id="863" w:author="Author" w:date="2020-08-24T22:19:00Z" w:name="move49199966"/>
      <w:moveFrom w:id="864" w:author="Author" w:date="2020-08-24T22:19:00Z">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r w:rsidR="00CE0BB1">
          <w:fldChar w:fldCharType="begin"/>
        </w:r>
        <w:r w:rsidR="00CE0BB1">
          <w:instrText xml:space="preserve"> HYPERLINK "http://paperpile.com/b/dg2jLS/v5Ax" \h </w:instrText>
        </w:r>
        <w:r w:rsidR="00CE0BB1">
          <w:fldChar w:fldCharType="separate"/>
        </w:r>
        <w:r w:rsidR="00CE0BB1">
          <w:rPr>
            <w:rFonts w:ascii="Calibri" w:eastAsia="Calibri" w:hAnsi="Calibri" w:cs="Calibri"/>
            <w:color w:val="000000"/>
            <w:sz w:val="24"/>
            <w:szCs w:val="24"/>
          </w:rPr>
          <w:t>Care home deaths: the untold and largely unrecorded tragedy of COVID-19 [Internet]. British Politics and Policy at LSE. 2020 [cited 2020 Apr 23]. Available from</w:t>
        </w:r>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fldChar w:fldCharType="end"/>
        </w:r>
        <w:r w:rsidR="00CE0BB1">
          <w:fldChar w:fldCharType="begin"/>
        </w:r>
        <w:r w:rsidR="00CE0BB1">
          <w:instrText xml:space="preserve"> HYPERLINK "https://blogs.lse.ac.uk/politicsandpolicy/care-home-deaths-covid19/" \h </w:instrText>
        </w:r>
        <w:r w:rsidR="00CE0BB1">
          <w:fldChar w:fldCharType="separate"/>
        </w:r>
        <w:r w:rsidR="00CE0BB1">
          <w:rPr>
            <w:rFonts w:ascii="Calibri" w:eastAsia="Calibri" w:hAnsi="Calibri" w:cs="Calibri"/>
            <w:color w:val="000000"/>
            <w:sz w:val="24"/>
            <w:szCs w:val="24"/>
          </w:rPr>
          <w:t>https://blogs.lse.ac.uk/politicsandpolicy/care-home-deaths-covid19/</w:t>
        </w:r>
        <w:r w:rsidR="00CE0BB1">
          <w:rPr>
            <w:rFonts w:ascii="Calibri" w:eastAsia="Calibri" w:hAnsi="Calibri" w:cs="Calibri"/>
            <w:color w:val="000000"/>
            <w:sz w:val="24"/>
            <w:szCs w:val="24"/>
          </w:rPr>
          <w:fldChar w:fldCharType="end"/>
        </w:r>
      </w:moveFrom>
    </w:p>
    <w:moveFromRangeEnd w:id="863"/>
    <w:p w14:paraId="13A067AA" w14:textId="77777777" w:rsidR="007E6C1E" w:rsidRDefault="00F00BA8">
      <w:pPr>
        <w:widowControl w:val="0"/>
        <w:pBdr>
          <w:top w:val="nil"/>
          <w:left w:val="nil"/>
          <w:bottom w:val="nil"/>
          <w:right w:val="nil"/>
          <w:between w:val="nil"/>
        </w:pBdr>
        <w:spacing w:after="240" w:line="240" w:lineRule="auto"/>
        <w:ind w:left="480" w:hanging="480"/>
        <w:rPr>
          <w:moveFrom w:id="865" w:author="Author" w:date="2020-08-24T22:19:00Z"/>
          <w:rFonts w:ascii="Calibri" w:eastAsia="Calibri" w:hAnsi="Calibri" w:cs="Calibri"/>
          <w:color w:val="000000"/>
          <w:sz w:val="24"/>
          <w:szCs w:val="24"/>
        </w:rPr>
      </w:pPr>
      <w:del w:id="866" w:author="Author" w:date="2020-08-24T22:19:00Z">
        <w:r>
          <w:rPr>
            <w:rFonts w:ascii="Calibri" w:eastAsia="Calibri" w:hAnsi="Calibri" w:cs="Calibri"/>
            <w:color w:val="000000"/>
            <w:sz w:val="24"/>
            <w:szCs w:val="24"/>
          </w:rPr>
          <w:delText>40</w:delText>
        </w:r>
      </w:del>
      <w:moveFromRangeStart w:id="867" w:author="Author" w:date="2020-08-24T22:19:00Z" w:name="move49199967"/>
      <w:moveFrom w:id="868" w:author="Author" w:date="2020-08-24T22:19:00Z">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r w:rsidR="00CE0BB1">
          <w:fldChar w:fldCharType="begin"/>
        </w:r>
        <w:r w:rsidR="00CE0BB1">
          <w:instrText xml:space="preserve"> HYPERLINK "http://paperpile.com/b/dg2jLS/kcUs" \h </w:instrText>
        </w:r>
        <w:r w:rsidR="00CE0BB1">
          <w:fldChar w:fldCharType="separate"/>
        </w:r>
        <w:r w:rsidR="00CE0BB1">
          <w:rPr>
            <w:rFonts w:ascii="Calibri" w:eastAsia="Calibri" w:hAnsi="Calibri" w:cs="Calibri"/>
            <w:color w:val="000000"/>
            <w:sz w:val="24"/>
            <w:szCs w:val="24"/>
          </w:rPr>
          <w:t>Campbell DA, Caul S. Deaths involving CO</w:t>
        </w:r>
        <w:r w:rsidR="00CE0BB1">
          <w:rPr>
            <w:rFonts w:ascii="Calibri" w:eastAsia="Calibri" w:hAnsi="Calibri" w:cs="Calibri"/>
            <w:color w:val="000000"/>
            <w:sz w:val="24"/>
            <w:szCs w:val="24"/>
          </w:rPr>
          <w:t xml:space="preserve">VID-19, England and Wales - Office for National Statistics [Internet]. Office for National Statistics. 2020 [cited 2020 May 2]. Available from: </w:t>
        </w:r>
        <w:r w:rsidR="00CE0BB1">
          <w:rPr>
            <w:rFonts w:ascii="Calibri" w:eastAsia="Calibri" w:hAnsi="Calibri" w:cs="Calibri"/>
            <w:color w:val="000000"/>
            <w:sz w:val="24"/>
            <w:szCs w:val="24"/>
          </w:rPr>
          <w:fldChar w:fldCharType="end"/>
        </w:r>
        <w:r w:rsidR="00CE0BB1">
          <w:fldChar w:fldCharType="begin"/>
        </w:r>
        <w:r w:rsidR="00CE0BB1">
          <w:instrText xml:space="preserve"> HYPERLINK "https://www.ons.gov.uk/peoplepopulationandcommunity/birthsdeathsandmarriages/deaths/bulletins/deat</w:instrText>
        </w:r>
        <w:r w:rsidR="00CE0BB1">
          <w:instrText xml:space="preserve">hsinvolvingcovid19englandandwales/deathsoccurringinmarch2020" \h </w:instrText>
        </w:r>
        <w:r w:rsidR="00CE0BB1">
          <w:fldChar w:fldCharType="separate"/>
        </w:r>
        <w:r w:rsidR="00CE0BB1">
          <w:rPr>
            <w:rFonts w:ascii="Calibri" w:eastAsia="Calibri" w:hAnsi="Calibri" w:cs="Calibri"/>
            <w:color w:val="000000"/>
            <w:sz w:val="24"/>
            <w:szCs w:val="24"/>
          </w:rPr>
          <w:t>https://www.ons.gov.uk/peoplepopulationandcommunity/birthsdeathsandmarriages/deaths/bulletins/deathsinvolvingcovid19englandandwales/deathsoccurringinmarch2020</w:t>
        </w:r>
        <w:r w:rsidR="00CE0BB1">
          <w:rPr>
            <w:rFonts w:ascii="Calibri" w:eastAsia="Calibri" w:hAnsi="Calibri" w:cs="Calibri"/>
            <w:color w:val="000000"/>
            <w:sz w:val="24"/>
            <w:szCs w:val="24"/>
          </w:rPr>
          <w:fldChar w:fldCharType="end"/>
        </w:r>
      </w:moveFrom>
    </w:p>
    <w:moveFromRangeEnd w:id="867"/>
    <w:p w14:paraId="49BD0548" w14:textId="54699BC1"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69" w:author="Author" w:date="2020-08-24T22:19:00Z">
        <w:r>
          <w:rPr>
            <w:rFonts w:ascii="Calibri" w:eastAsia="Calibri" w:hAnsi="Calibri" w:cs="Calibri"/>
            <w:color w:val="000000"/>
            <w:sz w:val="24"/>
            <w:szCs w:val="24"/>
          </w:rPr>
          <w:delText>41</w:delText>
        </w:r>
      </w:del>
      <w:ins w:id="870" w:author="Author" w:date="2020-08-24T22:19:00Z">
        <w:r w:rsidR="00CE0BB1">
          <w:rPr>
            <w:rFonts w:ascii="Calibri" w:eastAsia="Calibri" w:hAnsi="Calibri" w:cs="Calibri"/>
            <w:color w:val="000000"/>
            <w:sz w:val="24"/>
            <w:szCs w:val="24"/>
          </w:rPr>
          <w:t>54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78">
        <w:r w:rsidR="00CE0BB1">
          <w:rPr>
            <w:rFonts w:ascii="Calibri" w:eastAsia="Calibri" w:hAnsi="Calibri" w:cs="Calibri"/>
            <w:color w:val="000000"/>
            <w:sz w:val="24"/>
            <w:szCs w:val="24"/>
          </w:rPr>
          <w:t>Revilla M, Cornilleau A, Cousteaux A-S, Legleye S, de Pedraza P. What Is the Gai</w:t>
        </w:r>
        <w:r w:rsidR="00CE0BB1">
          <w:rPr>
            <w:rFonts w:ascii="Calibri" w:eastAsia="Calibri" w:hAnsi="Calibri" w:cs="Calibri"/>
            <w:color w:val="000000"/>
            <w:sz w:val="24"/>
            <w:szCs w:val="24"/>
          </w:rPr>
          <w:t>n in a Probability-Based Online Panel of Providing Internet Access to Sampling Units Who Previously Had No Access? Soc Sci Comput Rev. 2016 Aug 1;34(4):479–96.</w:t>
        </w:r>
      </w:hyperlink>
    </w:p>
    <w:p w14:paraId="73808A92" w14:textId="72892F06"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71" w:author="Author" w:date="2020-08-24T22:19:00Z">
        <w:r>
          <w:rPr>
            <w:rFonts w:ascii="Calibri" w:eastAsia="Calibri" w:hAnsi="Calibri" w:cs="Calibri"/>
            <w:color w:val="000000"/>
            <w:sz w:val="24"/>
            <w:szCs w:val="24"/>
          </w:rPr>
          <w:delText>42</w:delText>
        </w:r>
      </w:del>
      <w:ins w:id="872" w:author="Author" w:date="2020-08-24T22:19:00Z">
        <w:r w:rsidR="00CE0BB1">
          <w:rPr>
            <w:rFonts w:ascii="Calibri" w:eastAsia="Calibri" w:hAnsi="Calibri" w:cs="Calibri"/>
            <w:color w:val="000000"/>
            <w:sz w:val="24"/>
            <w:szCs w:val="24"/>
          </w:rPr>
          <w:t>55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79">
        <w:r w:rsidR="00CE0BB1">
          <w:rPr>
            <w:rFonts w:ascii="Calibri" w:eastAsia="Calibri" w:hAnsi="Calibri" w:cs="Calibri"/>
            <w:color w:val="000000"/>
            <w:sz w:val="24"/>
            <w:szCs w:val="24"/>
          </w:rPr>
          <w:t>Tyrrell J, Zheng J, Beaumont R, Hinto</w:t>
        </w:r>
        <w:r w:rsidR="00CE0BB1">
          <w:rPr>
            <w:rFonts w:ascii="Calibri" w:eastAsia="Calibri" w:hAnsi="Calibri" w:cs="Calibri"/>
            <w:color w:val="000000"/>
            <w:sz w:val="24"/>
            <w:szCs w:val="24"/>
          </w:rPr>
          <w:t xml:space="preserve">n K, Richardson TG, Wood AR, et al. Genetic predictors of participation in optional components of UK Biobank [Internet]. bioRxiv. 2020 [cited 2020 Apr 29]. p. 2020.02.10.941328. Available from: </w:t>
        </w:r>
      </w:hyperlink>
      <w:hyperlink r:id="rId80">
        <w:r w:rsidR="00CE0BB1">
          <w:rPr>
            <w:rFonts w:ascii="Calibri" w:eastAsia="Calibri" w:hAnsi="Calibri" w:cs="Calibri"/>
            <w:color w:val="000000"/>
            <w:sz w:val="24"/>
            <w:szCs w:val="24"/>
          </w:rPr>
          <w:t>https://www.biorxiv.org/content/10.1101/2020.02.10.941328v1</w:t>
        </w:r>
      </w:hyperlink>
    </w:p>
    <w:p w14:paraId="25510711" w14:textId="13DDF94F" w:rsidR="007E6C1E" w:rsidRDefault="00F00BA8">
      <w:pPr>
        <w:widowControl w:val="0"/>
        <w:pBdr>
          <w:top w:val="nil"/>
          <w:left w:val="nil"/>
          <w:bottom w:val="nil"/>
          <w:right w:val="nil"/>
          <w:between w:val="nil"/>
        </w:pBdr>
        <w:spacing w:after="240" w:line="240" w:lineRule="auto"/>
        <w:ind w:left="480" w:hanging="480"/>
        <w:rPr>
          <w:ins w:id="873" w:author="Author" w:date="2020-08-24T22:19:00Z"/>
          <w:rFonts w:ascii="Calibri" w:eastAsia="Calibri" w:hAnsi="Calibri" w:cs="Calibri"/>
          <w:color w:val="000000"/>
          <w:sz w:val="24"/>
          <w:szCs w:val="24"/>
        </w:rPr>
      </w:pPr>
      <w:del w:id="874" w:author="Author" w:date="2020-08-24T22:19:00Z">
        <w:r>
          <w:rPr>
            <w:rFonts w:ascii="Calibri" w:eastAsia="Calibri" w:hAnsi="Calibri" w:cs="Calibri"/>
            <w:color w:val="000000"/>
            <w:sz w:val="24"/>
            <w:szCs w:val="24"/>
          </w:rPr>
          <w:delText>43</w:delText>
        </w:r>
      </w:del>
      <w:ins w:id="875" w:author="Author" w:date="2020-08-24T22:19:00Z">
        <w:r w:rsidR="00CE0BB1">
          <w:rPr>
            <w:rFonts w:ascii="Calibri" w:eastAsia="Calibri" w:hAnsi="Calibri" w:cs="Calibri"/>
            <w:color w:val="000000"/>
            <w:sz w:val="24"/>
            <w:szCs w:val="24"/>
          </w:rPr>
          <w:t xml:space="preserve">56. </w:t>
        </w:r>
        <w:r w:rsidR="00CE0BB1">
          <w:rPr>
            <w:rFonts w:ascii="Calibri" w:eastAsia="Calibri" w:hAnsi="Calibri" w:cs="Calibri"/>
            <w:color w:val="000000"/>
            <w:sz w:val="24"/>
            <w:szCs w:val="24"/>
          </w:rPr>
          <w:tab/>
        </w:r>
        <w:r w:rsidR="00CE0BB1">
          <w:fldChar w:fldCharType="begin"/>
        </w:r>
        <w:r w:rsidR="00CE0BB1">
          <w:instrText xml:space="preserve"> HYPERLINK "http://paperpile.com/b/dg2jLS/Uz64" \h </w:instrText>
        </w:r>
        <w:r w:rsidR="00CE0BB1">
          <w:fldChar w:fldCharType="separate"/>
        </w:r>
        <w:r w:rsidR="00CE0BB1">
          <w:rPr>
            <w:rFonts w:ascii="Calibri" w:eastAsia="Calibri" w:hAnsi="Calibri" w:cs="Calibri"/>
            <w:color w:val="000000"/>
            <w:sz w:val="24"/>
            <w:szCs w:val="24"/>
          </w:rPr>
          <w:t xml:space="preserve">Bareinboim E, Tian J, Pearl J. Recovering from Selection Bias in Causal and Statistical Inference. In: Proceedings of the Twenty-Eighth AAAI Conference on Artificial Intelligence. </w:t>
        </w:r>
        <w:r w:rsidR="00CE0BB1">
          <w:rPr>
            <w:rFonts w:ascii="Calibri" w:eastAsia="Calibri" w:hAnsi="Calibri" w:cs="Calibri"/>
            <w:color w:val="000000"/>
            <w:sz w:val="24"/>
            <w:szCs w:val="24"/>
          </w:rPr>
          <w:lastRenderedPageBreak/>
          <w:t>Québec City, Québec, Canada: AAAI Press; 2014. p. 2410–6. (AAAI’14).</w:t>
        </w:r>
        <w:r w:rsidR="00CE0BB1">
          <w:rPr>
            <w:rFonts w:ascii="Calibri" w:eastAsia="Calibri" w:hAnsi="Calibri" w:cs="Calibri"/>
            <w:color w:val="000000"/>
            <w:sz w:val="24"/>
            <w:szCs w:val="24"/>
          </w:rPr>
          <w:fldChar w:fldCharType="end"/>
        </w:r>
      </w:ins>
    </w:p>
    <w:p w14:paraId="3088CCC0"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876" w:author="Author" w:date="2020-08-24T22:19:00Z">
        <w:r>
          <w:rPr>
            <w:rFonts w:ascii="Calibri" w:eastAsia="Calibri" w:hAnsi="Calibri" w:cs="Calibri"/>
            <w:color w:val="000000"/>
            <w:sz w:val="24"/>
            <w:szCs w:val="24"/>
          </w:rPr>
          <w:t>57</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81">
        <w:r>
          <w:rPr>
            <w:rFonts w:ascii="Calibri" w:eastAsia="Calibri" w:hAnsi="Calibri" w:cs="Calibri"/>
            <w:color w:val="000000"/>
            <w:sz w:val="24"/>
            <w:szCs w:val="24"/>
          </w:rPr>
          <w:t>Mansournia MA, Altman DG. Inverse probability weighting. BMJ. 2016 Jan 15;352:i189.</w:t>
        </w:r>
      </w:hyperlink>
    </w:p>
    <w:p w14:paraId="0B23B6B9" w14:textId="45B2168D"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77" w:author="Author" w:date="2020-08-24T22:19:00Z">
        <w:r>
          <w:rPr>
            <w:rFonts w:ascii="Calibri" w:eastAsia="Calibri" w:hAnsi="Calibri" w:cs="Calibri"/>
            <w:color w:val="000000"/>
            <w:sz w:val="24"/>
            <w:szCs w:val="24"/>
          </w:rPr>
          <w:delText>44</w:delText>
        </w:r>
      </w:del>
      <w:ins w:id="878" w:author="Author" w:date="2020-08-24T22:19:00Z">
        <w:r w:rsidR="00CE0BB1">
          <w:rPr>
            <w:rFonts w:ascii="Calibri" w:eastAsia="Calibri" w:hAnsi="Calibri" w:cs="Calibri"/>
            <w:color w:val="000000"/>
            <w:sz w:val="24"/>
            <w:szCs w:val="24"/>
          </w:rPr>
          <w:t>58</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2">
        <w:r w:rsidR="00CE0BB1">
          <w:rPr>
            <w:rFonts w:ascii="Calibri" w:eastAsia="Calibri" w:hAnsi="Calibri" w:cs="Calibri"/>
            <w:color w:val="000000"/>
            <w:sz w:val="24"/>
            <w:szCs w:val="24"/>
          </w:rPr>
          <w:t>Desai RJ, Franklin JM. Alternative approaches for confounding</w:t>
        </w:r>
        <w:r w:rsidR="00CE0BB1">
          <w:rPr>
            <w:rFonts w:ascii="Calibri" w:eastAsia="Calibri" w:hAnsi="Calibri" w:cs="Calibri"/>
            <w:color w:val="000000"/>
            <w:sz w:val="24"/>
            <w:szCs w:val="24"/>
          </w:rPr>
          <w:t xml:space="preserve"> adjustment in observational studies using weighting based on the propensity score: a primer for practitioners. BMJ. 2019 Oct 23;367:l5657.</w:t>
        </w:r>
      </w:hyperlink>
    </w:p>
    <w:p w14:paraId="742589EE" w14:textId="5C180AA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79" w:author="Author" w:date="2020-08-24T22:19:00Z">
        <w:r>
          <w:rPr>
            <w:rFonts w:ascii="Calibri" w:eastAsia="Calibri" w:hAnsi="Calibri" w:cs="Calibri"/>
            <w:color w:val="000000"/>
            <w:sz w:val="24"/>
            <w:szCs w:val="24"/>
          </w:rPr>
          <w:delText>45</w:delText>
        </w:r>
      </w:del>
      <w:ins w:id="880" w:author="Author" w:date="2020-08-24T22:19:00Z">
        <w:r w:rsidR="00CE0BB1">
          <w:rPr>
            <w:rFonts w:ascii="Calibri" w:eastAsia="Calibri" w:hAnsi="Calibri" w:cs="Calibri"/>
            <w:color w:val="000000"/>
            <w:sz w:val="24"/>
            <w:szCs w:val="24"/>
          </w:rPr>
          <w:t>59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3">
        <w:r w:rsidR="00CE0BB1">
          <w:rPr>
            <w:rFonts w:ascii="Calibri" w:eastAsia="Calibri" w:hAnsi="Calibri" w:cs="Calibri"/>
            <w:color w:val="000000"/>
            <w:sz w:val="24"/>
            <w:szCs w:val="24"/>
          </w:rPr>
          <w:t>Seaman SR, White IR. Review of inverse probability weight</w:t>
        </w:r>
        <w:r w:rsidR="00CE0BB1">
          <w:rPr>
            <w:rFonts w:ascii="Calibri" w:eastAsia="Calibri" w:hAnsi="Calibri" w:cs="Calibri"/>
            <w:color w:val="000000"/>
            <w:sz w:val="24"/>
            <w:szCs w:val="24"/>
          </w:rPr>
          <w:t>ing for dealing with missing data. Stat Methods Med Res. 2013 Jun;22(3):278–95.</w:t>
        </w:r>
      </w:hyperlink>
    </w:p>
    <w:p w14:paraId="5F296E8A" w14:textId="215E2E18"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81" w:author="Author" w:date="2020-08-24T22:19:00Z">
        <w:r>
          <w:rPr>
            <w:rFonts w:ascii="Calibri" w:eastAsia="Calibri" w:hAnsi="Calibri" w:cs="Calibri"/>
            <w:color w:val="000000"/>
            <w:sz w:val="24"/>
            <w:szCs w:val="24"/>
          </w:rPr>
          <w:delText>46</w:delText>
        </w:r>
      </w:del>
      <w:ins w:id="882" w:author="Author" w:date="2020-08-24T22:19:00Z">
        <w:r w:rsidR="00CE0BB1">
          <w:rPr>
            <w:rFonts w:ascii="Calibri" w:eastAsia="Calibri" w:hAnsi="Calibri" w:cs="Calibri"/>
            <w:color w:val="000000"/>
            <w:sz w:val="24"/>
            <w:szCs w:val="24"/>
          </w:rPr>
          <w:t>60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4">
        <w:r w:rsidR="00CE0BB1">
          <w:rPr>
            <w:rFonts w:ascii="Calibri" w:eastAsia="Calibri" w:hAnsi="Calibri" w:cs="Calibri"/>
            <w:color w:val="000000"/>
            <w:sz w:val="24"/>
            <w:szCs w:val="24"/>
          </w:rPr>
          <w:t>Adamopoulos C, Meyer P, Desai RV, Karatzidou K, Ovalle F, White M, et al. Absence of obesity paradox in patients with</w:t>
        </w:r>
        <w:r w:rsidR="00CE0BB1">
          <w:rPr>
            <w:rFonts w:ascii="Calibri" w:eastAsia="Calibri" w:hAnsi="Calibri" w:cs="Calibri"/>
            <w:color w:val="000000"/>
            <w:sz w:val="24"/>
            <w:szCs w:val="24"/>
          </w:rPr>
          <w:t xml:space="preserve"> chronic heart failure and diabetes mellitus: a propensity-matched study. Eur J Heart Fail. 2011;13(2):200–6.</w:t>
        </w:r>
      </w:hyperlink>
    </w:p>
    <w:p w14:paraId="5382805E" w14:textId="351B1EBE"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83" w:author="Author" w:date="2020-08-24T22:19:00Z">
        <w:r>
          <w:rPr>
            <w:rFonts w:ascii="Calibri" w:eastAsia="Calibri" w:hAnsi="Calibri" w:cs="Calibri"/>
            <w:color w:val="000000"/>
            <w:sz w:val="24"/>
            <w:szCs w:val="24"/>
          </w:rPr>
          <w:delText>47</w:delText>
        </w:r>
      </w:del>
      <w:ins w:id="884" w:author="Author" w:date="2020-08-24T22:19:00Z">
        <w:r w:rsidR="00CE0BB1">
          <w:rPr>
            <w:rFonts w:ascii="Calibri" w:eastAsia="Calibri" w:hAnsi="Calibri" w:cs="Calibri"/>
            <w:color w:val="000000"/>
            <w:sz w:val="24"/>
            <w:szCs w:val="24"/>
          </w:rPr>
          <w:t>61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5">
        <w:r w:rsidR="00CE0BB1">
          <w:rPr>
            <w:rFonts w:ascii="Calibri" w:eastAsia="Calibri" w:hAnsi="Calibri" w:cs="Calibri"/>
            <w:color w:val="000000"/>
            <w:sz w:val="24"/>
            <w:szCs w:val="24"/>
          </w:rPr>
          <w:t>Stensrud MJ, Valberg M, Røysland K, Aalen OO. Exploring Selection Bias by Causal Frailt</w:t>
        </w:r>
        <w:r w:rsidR="00CE0BB1">
          <w:rPr>
            <w:rFonts w:ascii="Calibri" w:eastAsia="Calibri" w:hAnsi="Calibri" w:cs="Calibri"/>
            <w:color w:val="000000"/>
            <w:sz w:val="24"/>
            <w:szCs w:val="24"/>
          </w:rPr>
          <w:t>y Models: The Magnitude Matters. Epidemiology. 2017 May;28(3):379–86.</w:t>
        </w:r>
      </w:hyperlink>
    </w:p>
    <w:p w14:paraId="508386FD" w14:textId="6C77388F"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85" w:author="Author" w:date="2020-08-24T22:19:00Z">
        <w:r>
          <w:rPr>
            <w:rFonts w:ascii="Calibri" w:eastAsia="Calibri" w:hAnsi="Calibri" w:cs="Calibri"/>
            <w:color w:val="000000"/>
            <w:sz w:val="24"/>
            <w:szCs w:val="24"/>
          </w:rPr>
          <w:delText>48</w:delText>
        </w:r>
      </w:del>
      <w:ins w:id="886" w:author="Author" w:date="2020-08-24T22:19:00Z">
        <w:r w:rsidR="00CE0BB1">
          <w:rPr>
            <w:rFonts w:ascii="Calibri" w:eastAsia="Calibri" w:hAnsi="Calibri" w:cs="Calibri"/>
            <w:color w:val="000000"/>
            <w:sz w:val="24"/>
            <w:szCs w:val="24"/>
          </w:rPr>
          <w:t>62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6">
        <w:r w:rsidR="00CE0BB1">
          <w:rPr>
            <w:rFonts w:ascii="Calibri" w:eastAsia="Calibri" w:hAnsi="Calibri" w:cs="Calibri"/>
            <w:color w:val="000000"/>
            <w:sz w:val="24"/>
            <w:szCs w:val="24"/>
          </w:rPr>
          <w:t>Pearl J. Linear Models: A Useful “Microscope” for Causal Analysis. Journal of Causal Inference. 2013;1(1):155–70.</w:t>
        </w:r>
      </w:hyperlink>
    </w:p>
    <w:p w14:paraId="60DE86E1" w14:textId="34C1C87A"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87" w:author="Author" w:date="2020-08-24T22:19:00Z">
        <w:r>
          <w:rPr>
            <w:rFonts w:ascii="Calibri" w:eastAsia="Calibri" w:hAnsi="Calibri" w:cs="Calibri"/>
            <w:color w:val="000000"/>
            <w:sz w:val="24"/>
            <w:szCs w:val="24"/>
          </w:rPr>
          <w:delText>49</w:delText>
        </w:r>
      </w:del>
      <w:ins w:id="888" w:author="Author" w:date="2020-08-24T22:19:00Z">
        <w:r w:rsidR="00CE0BB1">
          <w:rPr>
            <w:rFonts w:ascii="Calibri" w:eastAsia="Calibri" w:hAnsi="Calibri" w:cs="Calibri"/>
            <w:color w:val="000000"/>
            <w:sz w:val="24"/>
            <w:szCs w:val="24"/>
          </w:rPr>
          <w:t>63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7">
        <w:r w:rsidR="00CE0BB1">
          <w:rPr>
            <w:rFonts w:ascii="Calibri" w:eastAsia="Calibri" w:hAnsi="Calibri" w:cs="Calibri"/>
            <w:color w:val="000000"/>
            <w:sz w:val="24"/>
            <w:szCs w:val="24"/>
          </w:rPr>
          <w:t xml:space="preserve">Groenwold RHH, Palmer TM, Tilling K. Conditioning on a mediator. 2019 Dec 23 [cited 2020 Apr 24]; Available from: </w:t>
        </w:r>
      </w:hyperlink>
      <w:hyperlink r:id="rId88">
        <w:r w:rsidR="00CE0BB1">
          <w:rPr>
            <w:rFonts w:ascii="Calibri" w:eastAsia="Calibri" w:hAnsi="Calibri" w:cs="Calibri"/>
            <w:color w:val="000000"/>
            <w:sz w:val="24"/>
            <w:szCs w:val="24"/>
          </w:rPr>
          <w:t>https://osf.io/vrcuf/</w:t>
        </w:r>
      </w:hyperlink>
    </w:p>
    <w:p w14:paraId="53E93FF3" w14:textId="0934B3FC"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89" w:author="Author" w:date="2020-08-24T22:19:00Z">
        <w:r>
          <w:rPr>
            <w:rFonts w:ascii="Calibri" w:eastAsia="Calibri" w:hAnsi="Calibri" w:cs="Calibri"/>
            <w:color w:val="000000"/>
            <w:sz w:val="24"/>
            <w:szCs w:val="24"/>
          </w:rPr>
          <w:delText>50</w:delText>
        </w:r>
      </w:del>
      <w:ins w:id="890" w:author="Author" w:date="2020-08-24T22:19:00Z">
        <w:r w:rsidR="00CE0BB1">
          <w:rPr>
            <w:rFonts w:ascii="Calibri" w:eastAsia="Calibri" w:hAnsi="Calibri" w:cs="Calibri"/>
            <w:color w:val="000000"/>
            <w:sz w:val="24"/>
            <w:szCs w:val="24"/>
          </w:rPr>
          <w:t>64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89">
        <w:r w:rsidR="00CE0BB1">
          <w:rPr>
            <w:rFonts w:ascii="Calibri" w:eastAsia="Calibri" w:hAnsi="Calibri" w:cs="Calibri"/>
            <w:color w:val="000000"/>
            <w:sz w:val="24"/>
            <w:szCs w:val="24"/>
          </w:rPr>
          <w:t>Smith LH, VanderWeele TJ. Bounding Bias Due to Selection. Epidemiology. 2019 Jul;30(4):509–16.</w:t>
        </w:r>
      </w:hyperlink>
    </w:p>
    <w:p w14:paraId="364741CB" w14:textId="45E97ED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91" w:author="Author" w:date="2020-08-24T22:19:00Z">
        <w:r>
          <w:rPr>
            <w:rFonts w:ascii="Calibri" w:eastAsia="Calibri" w:hAnsi="Calibri" w:cs="Calibri"/>
            <w:color w:val="000000"/>
            <w:sz w:val="24"/>
            <w:szCs w:val="24"/>
          </w:rPr>
          <w:delText>51</w:delText>
        </w:r>
      </w:del>
      <w:ins w:id="892" w:author="Author" w:date="2020-08-24T22:19:00Z">
        <w:r w:rsidR="00CE0BB1">
          <w:rPr>
            <w:rFonts w:ascii="Calibri" w:eastAsia="Calibri" w:hAnsi="Calibri" w:cs="Calibri"/>
            <w:color w:val="000000"/>
            <w:sz w:val="24"/>
            <w:szCs w:val="24"/>
          </w:rPr>
          <w:t>65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0">
        <w:r w:rsidR="00CE0BB1">
          <w:rPr>
            <w:rFonts w:ascii="Calibri" w:eastAsia="Calibri" w:hAnsi="Calibri" w:cs="Calibri"/>
            <w:color w:val="000000"/>
            <w:sz w:val="24"/>
            <w:szCs w:val="24"/>
          </w:rPr>
          <w:t>Aronow PM, Lee DKK. Interval estimation of population means under unknown bu</w:t>
        </w:r>
        <w:r w:rsidR="00CE0BB1">
          <w:rPr>
            <w:rFonts w:ascii="Calibri" w:eastAsia="Calibri" w:hAnsi="Calibri" w:cs="Calibri"/>
            <w:color w:val="000000"/>
            <w:sz w:val="24"/>
            <w:szCs w:val="24"/>
          </w:rPr>
          <w:t>t bounded probabilities of sample selection. Biometrika. 2013 Mar 1;100(1):235–40.</w:t>
        </w:r>
      </w:hyperlink>
    </w:p>
    <w:p w14:paraId="66B3CD87" w14:textId="29B41C6E"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893" w:author="Author" w:date="2020-08-24T22:19:00Z">
        <w:r>
          <w:rPr>
            <w:rFonts w:ascii="Calibri" w:eastAsia="Calibri" w:hAnsi="Calibri" w:cs="Calibri"/>
            <w:color w:val="000000"/>
            <w:sz w:val="24"/>
            <w:szCs w:val="24"/>
          </w:rPr>
          <w:delText>52</w:delText>
        </w:r>
      </w:del>
      <w:ins w:id="894" w:author="Author" w:date="2020-08-24T22:19:00Z">
        <w:r w:rsidR="00CE0BB1">
          <w:rPr>
            <w:rFonts w:ascii="Calibri" w:eastAsia="Calibri" w:hAnsi="Calibri" w:cs="Calibri"/>
            <w:color w:val="000000"/>
            <w:sz w:val="24"/>
            <w:szCs w:val="24"/>
          </w:rPr>
          <w:t>66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1">
        <w:r w:rsidR="00CE0BB1">
          <w:rPr>
            <w:rFonts w:ascii="Calibri" w:eastAsia="Calibri" w:hAnsi="Calibri" w:cs="Calibri"/>
            <w:color w:val="000000"/>
            <w:sz w:val="24"/>
            <w:szCs w:val="24"/>
          </w:rPr>
          <w:t>Tudball M, Zhao Q, Hughes R, Tilling K, Bowden J. An Interval Estimation Approach to Sample Selection Bias [Intern</w:t>
        </w:r>
        <w:r w:rsidR="00CE0BB1">
          <w:rPr>
            <w:rFonts w:ascii="Calibri" w:eastAsia="Calibri" w:hAnsi="Calibri" w:cs="Calibri"/>
            <w:color w:val="000000"/>
            <w:sz w:val="24"/>
            <w:szCs w:val="24"/>
          </w:rPr>
          <w:t xml:space="preserve">et]. arXiv [stat.ME]. 2019. Available from: </w:t>
        </w:r>
      </w:hyperlink>
      <w:hyperlink r:id="rId92">
        <w:r w:rsidR="00CE0BB1">
          <w:rPr>
            <w:rFonts w:ascii="Calibri" w:eastAsia="Calibri" w:hAnsi="Calibri" w:cs="Calibri"/>
            <w:color w:val="000000"/>
            <w:sz w:val="24"/>
            <w:szCs w:val="24"/>
          </w:rPr>
          <w:t>http://arxiv.org/abs/1906.10159</w:t>
        </w:r>
      </w:hyperlink>
    </w:p>
    <w:p w14:paraId="696AD3F2" w14:textId="77777777" w:rsidR="007E6C1E" w:rsidRDefault="00F00BA8">
      <w:pPr>
        <w:widowControl w:val="0"/>
        <w:pBdr>
          <w:top w:val="nil"/>
          <w:left w:val="nil"/>
          <w:bottom w:val="nil"/>
          <w:right w:val="nil"/>
          <w:between w:val="nil"/>
        </w:pBdr>
        <w:spacing w:after="240" w:line="240" w:lineRule="auto"/>
        <w:ind w:left="480" w:hanging="480"/>
        <w:rPr>
          <w:moveFrom w:id="895" w:author="Author" w:date="2020-08-24T22:19:00Z"/>
          <w:rFonts w:ascii="Calibri" w:eastAsia="Calibri" w:hAnsi="Calibri" w:cs="Calibri"/>
          <w:color w:val="000000"/>
          <w:sz w:val="24"/>
          <w:szCs w:val="24"/>
        </w:rPr>
      </w:pPr>
      <w:del w:id="896" w:author="Author" w:date="2020-08-24T22:19:00Z">
        <w:r>
          <w:rPr>
            <w:rFonts w:ascii="Calibri" w:eastAsia="Calibri" w:hAnsi="Calibri" w:cs="Calibri"/>
            <w:color w:val="000000"/>
            <w:sz w:val="24"/>
            <w:szCs w:val="24"/>
          </w:rPr>
          <w:delText>53.</w:delText>
        </w:r>
      </w:del>
      <w:moveFromRangeStart w:id="897" w:author="Author" w:date="2020-08-24T22:19:00Z" w:name="move49199968"/>
      <w:moveFrom w:id="898" w:author="Author" w:date="2020-08-24T22:19:00Z">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r w:rsidR="00CE0BB1">
          <w:fldChar w:fldCharType="begin"/>
        </w:r>
        <w:r w:rsidR="00CE0BB1">
          <w:instrText xml:space="preserve"> HYPERLINK "http://paperpile.com/b/dg2jLS/Leav" \h </w:instrText>
        </w:r>
        <w:r w:rsidR="00CE0BB1">
          <w:fldChar w:fldCharType="separate"/>
        </w:r>
        <w:r w:rsidR="00CE0BB1">
          <w:rPr>
            <w:rFonts w:ascii="Calibri" w:eastAsia="Calibri" w:hAnsi="Calibri" w:cs="Calibri"/>
            <w:color w:val="000000"/>
            <w:sz w:val="24"/>
            <w:szCs w:val="24"/>
          </w:rPr>
          <w:t xml:space="preserve">Zhao Q, Small DS, Bhattacharya BB. Sensitivity analysis for inverse probability weighting estimators via the percentile bootstrap [Internet]. arXiv [stat.ME]. 2017. Available from: </w:t>
        </w:r>
        <w:r w:rsidR="00CE0BB1">
          <w:rPr>
            <w:rFonts w:ascii="Calibri" w:eastAsia="Calibri" w:hAnsi="Calibri" w:cs="Calibri"/>
            <w:color w:val="000000"/>
            <w:sz w:val="24"/>
            <w:szCs w:val="24"/>
          </w:rPr>
          <w:fldChar w:fldCharType="end"/>
        </w:r>
        <w:r w:rsidR="00CE0BB1">
          <w:fldChar w:fldCharType="begin"/>
        </w:r>
        <w:r w:rsidR="00CE0BB1">
          <w:instrText xml:space="preserve"> HYPERLINK "http://ar</w:instrText>
        </w:r>
        <w:r w:rsidR="00CE0BB1">
          <w:instrText xml:space="preserve">xiv.org/abs/1711.11286" \h </w:instrText>
        </w:r>
        <w:r w:rsidR="00CE0BB1">
          <w:fldChar w:fldCharType="separate"/>
        </w:r>
        <w:r w:rsidR="00CE0BB1">
          <w:rPr>
            <w:rFonts w:ascii="Calibri" w:eastAsia="Calibri" w:hAnsi="Calibri" w:cs="Calibri"/>
            <w:color w:val="000000"/>
            <w:sz w:val="24"/>
            <w:szCs w:val="24"/>
          </w:rPr>
          <w:t>http://arxiv.org/abs/1711.11286</w:t>
        </w:r>
        <w:r w:rsidR="00CE0BB1">
          <w:rPr>
            <w:rFonts w:ascii="Calibri" w:eastAsia="Calibri" w:hAnsi="Calibri" w:cs="Calibri"/>
            <w:color w:val="000000"/>
            <w:sz w:val="24"/>
            <w:szCs w:val="24"/>
          </w:rPr>
          <w:fldChar w:fldCharType="end"/>
        </w:r>
      </w:moveFrom>
    </w:p>
    <w:moveFromRangeEnd w:id="897"/>
    <w:p w14:paraId="1AE0AA82" w14:textId="598DC866" w:rsidR="007E6C1E" w:rsidRDefault="00F00BA8">
      <w:pPr>
        <w:widowControl w:val="0"/>
        <w:pBdr>
          <w:top w:val="nil"/>
          <w:left w:val="nil"/>
          <w:bottom w:val="nil"/>
          <w:right w:val="nil"/>
          <w:between w:val="nil"/>
        </w:pBdr>
        <w:spacing w:after="240" w:line="240" w:lineRule="auto"/>
        <w:ind w:left="480" w:hanging="480"/>
        <w:rPr>
          <w:ins w:id="899" w:author="Author" w:date="2020-08-24T22:19:00Z"/>
          <w:rFonts w:ascii="Calibri" w:eastAsia="Calibri" w:hAnsi="Calibri" w:cs="Calibri"/>
          <w:color w:val="000000"/>
          <w:sz w:val="24"/>
          <w:szCs w:val="24"/>
        </w:rPr>
      </w:pPr>
      <w:del w:id="900" w:author="Author" w:date="2020-08-24T22:19:00Z">
        <w:r>
          <w:rPr>
            <w:rFonts w:ascii="Calibri" w:eastAsia="Calibri" w:hAnsi="Calibri" w:cs="Calibri"/>
            <w:color w:val="000000"/>
            <w:sz w:val="24"/>
            <w:szCs w:val="24"/>
          </w:rPr>
          <w:delText>54</w:delText>
        </w:r>
      </w:del>
      <w:ins w:id="901" w:author="Author" w:date="2020-08-24T22:19:00Z">
        <w:r w:rsidR="00CE0BB1">
          <w:rPr>
            <w:rFonts w:ascii="Calibri" w:eastAsia="Calibri" w:hAnsi="Calibri" w:cs="Calibri"/>
            <w:color w:val="000000"/>
            <w:sz w:val="24"/>
            <w:szCs w:val="24"/>
          </w:rPr>
          <w:t xml:space="preserve">67. </w:t>
        </w:r>
        <w:r w:rsidR="00CE0BB1">
          <w:rPr>
            <w:rFonts w:ascii="Calibri" w:eastAsia="Calibri" w:hAnsi="Calibri" w:cs="Calibri"/>
            <w:color w:val="000000"/>
            <w:sz w:val="24"/>
            <w:szCs w:val="24"/>
          </w:rPr>
          <w:tab/>
        </w:r>
        <w:r w:rsidR="00CE0BB1">
          <w:fldChar w:fldCharType="begin"/>
        </w:r>
        <w:r w:rsidR="00CE0BB1">
          <w:instrText xml:space="preserve"> HYPERLINK "http://paperpile.com/b/dg2jLS/pSzm" \h </w:instrText>
        </w:r>
        <w:r w:rsidR="00CE0BB1">
          <w:fldChar w:fldCharType="separate"/>
        </w:r>
        <w:r w:rsidR="00CE0BB1">
          <w:rPr>
            <w:rFonts w:ascii="Calibri" w:eastAsia="Calibri" w:hAnsi="Calibri" w:cs="Calibri"/>
            <w:color w:val="000000"/>
            <w:sz w:val="24"/>
            <w:szCs w:val="24"/>
          </w:rPr>
          <w:t>Groenwold RHH, Sterne JAC, Lawlor DA, Moons KGM, Hoes AW, Tilling K. Sensitivity analysis for the effects of multiple unmeasured confounders. Ann Epidemiol. 2016 Sep;26(9):605–11.</w:t>
        </w:r>
        <w:r w:rsidR="00CE0BB1">
          <w:rPr>
            <w:rFonts w:ascii="Calibri" w:eastAsia="Calibri" w:hAnsi="Calibri" w:cs="Calibri"/>
            <w:color w:val="000000"/>
            <w:sz w:val="24"/>
            <w:szCs w:val="24"/>
          </w:rPr>
          <w:fldChar w:fldCharType="end"/>
        </w:r>
      </w:ins>
    </w:p>
    <w:p w14:paraId="37F9F75F" w14:textId="77777777" w:rsidR="007E6C1E" w:rsidRDefault="00CE0BB1">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ins w:id="902" w:author="Author" w:date="2020-08-24T22:19:00Z">
        <w:r>
          <w:rPr>
            <w:rFonts w:ascii="Calibri" w:eastAsia="Calibri" w:hAnsi="Calibri" w:cs="Calibri"/>
            <w:color w:val="000000"/>
            <w:sz w:val="24"/>
            <w:szCs w:val="24"/>
          </w:rPr>
          <w:t>68</w:t>
        </w:r>
      </w:ins>
      <w:r>
        <w:rPr>
          <w:rFonts w:ascii="Calibri" w:eastAsia="Calibri" w:hAnsi="Calibri" w:cs="Calibri"/>
          <w:color w:val="000000"/>
          <w:sz w:val="24"/>
          <w:szCs w:val="24"/>
        </w:rPr>
        <w:t xml:space="preserve">. </w:t>
      </w:r>
      <w:r>
        <w:rPr>
          <w:rFonts w:ascii="Calibri" w:eastAsia="Calibri" w:hAnsi="Calibri" w:cs="Calibri"/>
          <w:color w:val="000000"/>
          <w:sz w:val="24"/>
          <w:szCs w:val="24"/>
        </w:rPr>
        <w:tab/>
      </w:r>
      <w:hyperlink r:id="rId93">
        <w:r>
          <w:rPr>
            <w:rFonts w:ascii="Calibri" w:eastAsia="Calibri" w:hAnsi="Calibri" w:cs="Calibri"/>
            <w:color w:val="000000"/>
            <w:sz w:val="24"/>
            <w:szCs w:val="24"/>
          </w:rPr>
          <w:t>Lipsitch M, Tchetgen Tchetgen E, Cohen T. Negative controls: a tool for detecting confounding and bias in observational studies. Epidemiology. 2010 May;21(3):383–8.</w:t>
        </w:r>
      </w:hyperlink>
    </w:p>
    <w:p w14:paraId="0B93CF8E" w14:textId="2F4DE26C"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03" w:author="Author" w:date="2020-08-24T22:19:00Z">
        <w:r>
          <w:rPr>
            <w:rFonts w:ascii="Calibri" w:eastAsia="Calibri" w:hAnsi="Calibri" w:cs="Calibri"/>
            <w:color w:val="000000"/>
            <w:sz w:val="24"/>
            <w:szCs w:val="24"/>
          </w:rPr>
          <w:delText>55</w:delText>
        </w:r>
      </w:del>
      <w:ins w:id="904" w:author="Author" w:date="2020-08-24T22:19:00Z">
        <w:r w:rsidR="00CE0BB1">
          <w:rPr>
            <w:rFonts w:ascii="Calibri" w:eastAsia="Calibri" w:hAnsi="Calibri" w:cs="Calibri"/>
            <w:color w:val="000000"/>
            <w:sz w:val="24"/>
            <w:szCs w:val="24"/>
          </w:rPr>
          <w:t>69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4">
        <w:r w:rsidR="00CE0BB1">
          <w:rPr>
            <w:rFonts w:ascii="Calibri" w:eastAsia="Calibri" w:hAnsi="Calibri" w:cs="Calibri"/>
            <w:color w:val="000000"/>
            <w:sz w:val="24"/>
            <w:szCs w:val="24"/>
          </w:rPr>
          <w:t>Davey Smith G. Negative control exposures in epidemiologic studies. Epidemiology. 2012 Mar;23(2):350–1; author reply 351–2.</w:t>
        </w:r>
      </w:hyperlink>
    </w:p>
    <w:p w14:paraId="408E3E79" w14:textId="59F41C41"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05" w:author="Author" w:date="2020-08-24T22:19:00Z">
        <w:r>
          <w:rPr>
            <w:rFonts w:ascii="Calibri" w:eastAsia="Calibri" w:hAnsi="Calibri" w:cs="Calibri"/>
            <w:color w:val="000000"/>
            <w:sz w:val="24"/>
            <w:szCs w:val="24"/>
          </w:rPr>
          <w:delText>56</w:delText>
        </w:r>
      </w:del>
      <w:ins w:id="906" w:author="Author" w:date="2020-08-24T22:19:00Z">
        <w:r w:rsidR="00CE0BB1">
          <w:rPr>
            <w:rFonts w:ascii="Calibri" w:eastAsia="Calibri" w:hAnsi="Calibri" w:cs="Calibri"/>
            <w:color w:val="000000"/>
            <w:sz w:val="24"/>
            <w:szCs w:val="24"/>
          </w:rPr>
          <w:t>70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5">
        <w:r w:rsidR="00CE0BB1">
          <w:rPr>
            <w:rFonts w:ascii="Calibri" w:eastAsia="Calibri" w:hAnsi="Calibri" w:cs="Calibri"/>
            <w:color w:val="000000"/>
            <w:sz w:val="24"/>
            <w:szCs w:val="24"/>
          </w:rPr>
          <w:t>Arnold BF, Ercumen A, Benjamin-Chung J, Colford JM Jr</w:t>
        </w:r>
        <w:r w:rsidR="00CE0BB1">
          <w:rPr>
            <w:rFonts w:ascii="Calibri" w:eastAsia="Calibri" w:hAnsi="Calibri" w:cs="Calibri"/>
            <w:color w:val="000000"/>
            <w:sz w:val="24"/>
            <w:szCs w:val="24"/>
          </w:rPr>
          <w:t xml:space="preserve">. Brief Report: Negative Controls to Detect Selection Bias and Measurement Bias in Epidemiologic Studies. Epidemiology. 2016 </w:t>
        </w:r>
        <w:r w:rsidR="00CE0BB1">
          <w:rPr>
            <w:rFonts w:ascii="Calibri" w:eastAsia="Calibri" w:hAnsi="Calibri" w:cs="Calibri"/>
            <w:color w:val="000000"/>
            <w:sz w:val="24"/>
            <w:szCs w:val="24"/>
          </w:rPr>
          <w:lastRenderedPageBreak/>
          <w:t>Sep;27(5):637–41.</w:t>
        </w:r>
      </w:hyperlink>
    </w:p>
    <w:p w14:paraId="2BFF712A" w14:textId="04ECCD5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07" w:author="Author" w:date="2020-08-24T22:19:00Z">
        <w:r>
          <w:rPr>
            <w:rFonts w:ascii="Calibri" w:eastAsia="Calibri" w:hAnsi="Calibri" w:cs="Calibri"/>
            <w:color w:val="000000"/>
            <w:sz w:val="24"/>
            <w:szCs w:val="24"/>
          </w:rPr>
          <w:delText>57</w:delText>
        </w:r>
      </w:del>
      <w:ins w:id="908" w:author="Author" w:date="2020-08-24T22:19:00Z">
        <w:r w:rsidR="00CE0BB1">
          <w:rPr>
            <w:rFonts w:ascii="Calibri" w:eastAsia="Calibri" w:hAnsi="Calibri" w:cs="Calibri"/>
            <w:color w:val="000000"/>
            <w:sz w:val="24"/>
            <w:szCs w:val="24"/>
          </w:rPr>
          <w:t>71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6">
        <w:r w:rsidR="00CE0BB1">
          <w:rPr>
            <w:rFonts w:ascii="Calibri" w:eastAsia="Calibri" w:hAnsi="Calibri" w:cs="Calibri"/>
            <w:color w:val="000000"/>
            <w:sz w:val="24"/>
            <w:szCs w:val="24"/>
          </w:rPr>
          <w:t>Jackson LA, Jackson ML, Nelson JC, Neuzil KM, Weiss NS</w:t>
        </w:r>
        <w:r w:rsidR="00CE0BB1">
          <w:rPr>
            <w:rFonts w:ascii="Calibri" w:eastAsia="Calibri" w:hAnsi="Calibri" w:cs="Calibri"/>
            <w:color w:val="000000"/>
            <w:sz w:val="24"/>
            <w:szCs w:val="24"/>
          </w:rPr>
          <w:t>. Evidence of bias in estimates of influenza vaccine effectiveness in seniors. Int J Epidemiol. 2006 Apr;35(2):337–44.</w:t>
        </w:r>
      </w:hyperlink>
    </w:p>
    <w:p w14:paraId="01A51D7F" w14:textId="0B8E79BF"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09" w:author="Author" w:date="2020-08-24T22:19:00Z">
        <w:r>
          <w:rPr>
            <w:rFonts w:ascii="Calibri" w:eastAsia="Calibri" w:hAnsi="Calibri" w:cs="Calibri"/>
            <w:color w:val="000000"/>
            <w:sz w:val="24"/>
            <w:szCs w:val="24"/>
          </w:rPr>
          <w:delText>58</w:delText>
        </w:r>
      </w:del>
      <w:ins w:id="910" w:author="Author" w:date="2020-08-24T22:19:00Z">
        <w:r w:rsidR="00CE0BB1">
          <w:rPr>
            <w:rFonts w:ascii="Calibri" w:eastAsia="Calibri" w:hAnsi="Calibri" w:cs="Calibri"/>
            <w:color w:val="000000"/>
            <w:sz w:val="24"/>
            <w:szCs w:val="24"/>
          </w:rPr>
          <w:t>72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7">
        <w:r w:rsidR="00CE0BB1">
          <w:rPr>
            <w:rFonts w:ascii="Calibri" w:eastAsia="Calibri" w:hAnsi="Calibri" w:cs="Calibri"/>
            <w:color w:val="000000"/>
            <w:sz w:val="24"/>
            <w:szCs w:val="24"/>
          </w:rPr>
          <w:t>Pirastu N, Cordioli M, Nandakumar P, Mignogna G, Abdellaoui A, Hollis B, et al</w:t>
        </w:r>
        <w:r w:rsidR="00CE0BB1">
          <w:rPr>
            <w:rFonts w:ascii="Calibri" w:eastAsia="Calibri" w:hAnsi="Calibri" w:cs="Calibri"/>
            <w:color w:val="000000"/>
            <w:sz w:val="24"/>
            <w:szCs w:val="24"/>
          </w:rPr>
          <w:t xml:space="preserve">. Genetic analyses identify widespread sex-differential participation bias [Internet]. bioRxiv. 2020 [cited 2020 May 2]. p. 2020.03.22.001453. Available from: </w:t>
        </w:r>
      </w:hyperlink>
      <w:hyperlink r:id="rId98">
        <w:r w:rsidR="00CE0BB1">
          <w:rPr>
            <w:rFonts w:ascii="Calibri" w:eastAsia="Calibri" w:hAnsi="Calibri" w:cs="Calibri"/>
            <w:color w:val="000000"/>
            <w:sz w:val="24"/>
            <w:szCs w:val="24"/>
          </w:rPr>
          <w:t>htt</w:t>
        </w:r>
        <w:r w:rsidR="00CE0BB1">
          <w:rPr>
            <w:rFonts w:ascii="Calibri" w:eastAsia="Calibri" w:hAnsi="Calibri" w:cs="Calibri"/>
            <w:color w:val="000000"/>
            <w:sz w:val="24"/>
            <w:szCs w:val="24"/>
          </w:rPr>
          <w:t>ps://www.biorxiv.org/content/biorxiv/early/2020/03/23/2020.03.22.001453</w:t>
        </w:r>
      </w:hyperlink>
    </w:p>
    <w:p w14:paraId="36693E52" w14:textId="73E1408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11" w:author="Author" w:date="2020-08-24T22:19:00Z">
        <w:r>
          <w:rPr>
            <w:rFonts w:ascii="Calibri" w:eastAsia="Calibri" w:hAnsi="Calibri" w:cs="Calibri"/>
            <w:color w:val="000000"/>
            <w:sz w:val="24"/>
            <w:szCs w:val="24"/>
          </w:rPr>
          <w:delText>59</w:delText>
        </w:r>
      </w:del>
      <w:ins w:id="912" w:author="Author" w:date="2020-08-24T22:19:00Z">
        <w:r w:rsidR="00CE0BB1">
          <w:rPr>
            <w:rFonts w:ascii="Calibri" w:eastAsia="Calibri" w:hAnsi="Calibri" w:cs="Calibri"/>
            <w:color w:val="000000"/>
            <w:sz w:val="24"/>
            <w:szCs w:val="24"/>
          </w:rPr>
          <w:t>73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99">
        <w:r w:rsidR="00CE0BB1">
          <w:rPr>
            <w:rFonts w:ascii="Calibri" w:eastAsia="Calibri" w:hAnsi="Calibri" w:cs="Calibri"/>
            <w:color w:val="000000"/>
            <w:sz w:val="24"/>
            <w:szCs w:val="24"/>
          </w:rPr>
          <w:t>Moghadas SM, Shoukat A, Fitzpatrick MC, Wells CR, Sah P, Pandey A, et al. Projecting hospital utilization during the COVID-19</w:t>
        </w:r>
        <w:r w:rsidR="00CE0BB1">
          <w:rPr>
            <w:rFonts w:ascii="Calibri" w:eastAsia="Calibri" w:hAnsi="Calibri" w:cs="Calibri"/>
            <w:color w:val="000000"/>
            <w:sz w:val="24"/>
            <w:szCs w:val="24"/>
          </w:rPr>
          <w:t xml:space="preserve"> outbreaks in the United States. Proc Natl Acad Sci U S A. 2020 Apr 21;117(16):9122–6.</w:t>
        </w:r>
      </w:hyperlink>
    </w:p>
    <w:p w14:paraId="7E889791" w14:textId="237507A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13" w:author="Author" w:date="2020-08-24T22:19:00Z">
        <w:r>
          <w:rPr>
            <w:rFonts w:ascii="Calibri" w:eastAsia="Calibri" w:hAnsi="Calibri" w:cs="Calibri"/>
            <w:color w:val="000000"/>
            <w:sz w:val="24"/>
            <w:szCs w:val="24"/>
          </w:rPr>
          <w:delText>60</w:delText>
        </w:r>
      </w:del>
      <w:ins w:id="914" w:author="Author" w:date="2020-08-24T22:19:00Z">
        <w:r w:rsidR="00CE0BB1">
          <w:rPr>
            <w:rFonts w:ascii="Calibri" w:eastAsia="Calibri" w:hAnsi="Calibri" w:cs="Calibri"/>
            <w:color w:val="000000"/>
            <w:sz w:val="24"/>
            <w:szCs w:val="24"/>
          </w:rPr>
          <w:t>74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0">
        <w:r w:rsidR="00CE0BB1">
          <w:rPr>
            <w:rFonts w:ascii="Calibri" w:eastAsia="Calibri" w:hAnsi="Calibri" w:cs="Calibri"/>
            <w:color w:val="000000"/>
            <w:sz w:val="24"/>
            <w:szCs w:val="24"/>
          </w:rPr>
          <w:t>Zhao Q, Ju N, Bacallado S. BETS: The dangers of selection bias in early analyses of the coronavirus disease (C</w:t>
        </w:r>
        <w:r w:rsidR="00CE0BB1">
          <w:rPr>
            <w:rFonts w:ascii="Calibri" w:eastAsia="Calibri" w:hAnsi="Calibri" w:cs="Calibri"/>
            <w:color w:val="000000"/>
            <w:sz w:val="24"/>
            <w:szCs w:val="24"/>
          </w:rPr>
          <w:t xml:space="preserve">OVID-19) pandemic [Internet]. arXiv [stat.AP]. 2020. Available from: </w:t>
        </w:r>
      </w:hyperlink>
      <w:hyperlink r:id="rId101">
        <w:r w:rsidR="00CE0BB1">
          <w:rPr>
            <w:rFonts w:ascii="Calibri" w:eastAsia="Calibri" w:hAnsi="Calibri" w:cs="Calibri"/>
            <w:color w:val="000000"/>
            <w:sz w:val="24"/>
            <w:szCs w:val="24"/>
          </w:rPr>
          <w:t>http://arxiv.org/abs/2004.07743</w:t>
        </w:r>
      </w:hyperlink>
    </w:p>
    <w:p w14:paraId="592BA1CA" w14:textId="5BB2991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15" w:author="Author" w:date="2020-08-24T22:19:00Z">
        <w:r>
          <w:rPr>
            <w:rFonts w:ascii="Calibri" w:eastAsia="Calibri" w:hAnsi="Calibri" w:cs="Calibri"/>
            <w:color w:val="000000"/>
            <w:sz w:val="24"/>
            <w:szCs w:val="24"/>
          </w:rPr>
          <w:delText>61</w:delText>
        </w:r>
      </w:del>
      <w:ins w:id="916" w:author="Author" w:date="2020-08-24T22:19:00Z">
        <w:r w:rsidR="00CE0BB1">
          <w:rPr>
            <w:rFonts w:ascii="Calibri" w:eastAsia="Calibri" w:hAnsi="Calibri" w:cs="Calibri"/>
            <w:color w:val="000000"/>
            <w:sz w:val="24"/>
            <w:szCs w:val="24"/>
          </w:rPr>
          <w:t>75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2">
        <w:r w:rsidR="00CE0BB1">
          <w:rPr>
            <w:rFonts w:ascii="Calibri" w:eastAsia="Calibri" w:hAnsi="Calibri" w:cs="Calibri"/>
            <w:color w:val="000000"/>
            <w:sz w:val="24"/>
            <w:szCs w:val="24"/>
          </w:rPr>
          <w:t>Pearce N, Vandenbroucke JP, VanderWeele TJ, G</w:t>
        </w:r>
        <w:r w:rsidR="00CE0BB1">
          <w:rPr>
            <w:rFonts w:ascii="Calibri" w:eastAsia="Calibri" w:hAnsi="Calibri" w:cs="Calibri"/>
            <w:color w:val="000000"/>
            <w:sz w:val="24"/>
            <w:szCs w:val="24"/>
          </w:rPr>
          <w:t>reenland S. Accurate Statistics on COVID-19 Are Essential for Policy Guidance and Decisions. Am J Public Health. 2020 Apr 23;e1–3.</w:t>
        </w:r>
      </w:hyperlink>
    </w:p>
    <w:p w14:paraId="79EAB5FE" w14:textId="6DA8970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17" w:author="Author" w:date="2020-08-24T22:19:00Z">
        <w:r>
          <w:rPr>
            <w:rFonts w:ascii="Calibri" w:eastAsia="Calibri" w:hAnsi="Calibri" w:cs="Calibri"/>
            <w:color w:val="000000"/>
            <w:sz w:val="24"/>
            <w:szCs w:val="24"/>
          </w:rPr>
          <w:delText>62</w:delText>
        </w:r>
      </w:del>
      <w:ins w:id="918" w:author="Author" w:date="2020-08-24T22:19:00Z">
        <w:r w:rsidR="00CE0BB1">
          <w:rPr>
            <w:rFonts w:ascii="Calibri" w:eastAsia="Calibri" w:hAnsi="Calibri" w:cs="Calibri"/>
            <w:color w:val="000000"/>
            <w:sz w:val="24"/>
            <w:szCs w:val="24"/>
          </w:rPr>
          <w:t>76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3">
        <w:r w:rsidR="00CE0BB1">
          <w:rPr>
            <w:rFonts w:ascii="Calibri" w:eastAsia="Calibri" w:hAnsi="Calibri" w:cs="Calibri"/>
            <w:color w:val="000000"/>
            <w:sz w:val="24"/>
            <w:szCs w:val="24"/>
          </w:rPr>
          <w:t>Vandenbroucke JP, Brickley EB, Christina M J, Pearce N. Analysis p</w:t>
        </w:r>
        <w:r w:rsidR="00CE0BB1">
          <w:rPr>
            <w:rFonts w:ascii="Calibri" w:eastAsia="Calibri" w:hAnsi="Calibri" w:cs="Calibri"/>
            <w:color w:val="000000"/>
            <w:sz w:val="24"/>
            <w:szCs w:val="24"/>
          </w:rPr>
          <w:t xml:space="preserve">roposals for test-negative design and matched case-control studies during widespread testing of symptomatic persons for SARS-Cov-2 [Internet]. arXiv [q-bio.PE]. 2020. Available from: </w:t>
        </w:r>
      </w:hyperlink>
      <w:hyperlink r:id="rId104">
        <w:r w:rsidR="00CE0BB1">
          <w:rPr>
            <w:rFonts w:ascii="Calibri" w:eastAsia="Calibri" w:hAnsi="Calibri" w:cs="Calibri"/>
            <w:color w:val="000000"/>
            <w:sz w:val="24"/>
            <w:szCs w:val="24"/>
          </w:rPr>
          <w:t>http://arxiv.org/abs/2</w:t>
        </w:r>
        <w:r w:rsidR="00CE0BB1">
          <w:rPr>
            <w:rFonts w:ascii="Calibri" w:eastAsia="Calibri" w:hAnsi="Calibri" w:cs="Calibri"/>
            <w:color w:val="000000"/>
            <w:sz w:val="24"/>
            <w:szCs w:val="24"/>
          </w:rPr>
          <w:t>004.06033</w:t>
        </w:r>
      </w:hyperlink>
    </w:p>
    <w:p w14:paraId="3C54DBE4" w14:textId="77B772F5"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19" w:author="Author" w:date="2020-08-24T22:19:00Z">
        <w:r>
          <w:rPr>
            <w:rFonts w:ascii="Calibri" w:eastAsia="Calibri" w:hAnsi="Calibri" w:cs="Calibri"/>
            <w:color w:val="000000"/>
            <w:sz w:val="24"/>
            <w:szCs w:val="24"/>
          </w:rPr>
          <w:delText>63</w:delText>
        </w:r>
      </w:del>
      <w:ins w:id="920" w:author="Author" w:date="2020-08-24T22:19:00Z">
        <w:r w:rsidR="00CE0BB1">
          <w:rPr>
            <w:rFonts w:ascii="Calibri" w:eastAsia="Calibri" w:hAnsi="Calibri" w:cs="Calibri"/>
            <w:color w:val="000000"/>
            <w:sz w:val="24"/>
            <w:szCs w:val="24"/>
          </w:rPr>
          <w:t>77</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5">
        <w:r w:rsidR="00CE0BB1">
          <w:rPr>
            <w:rFonts w:ascii="Calibri" w:eastAsia="Calibri" w:hAnsi="Calibri" w:cs="Calibri"/>
            <w:color w:val="000000"/>
            <w:sz w:val="24"/>
            <w:szCs w:val="24"/>
          </w:rPr>
          <w:t>Rosseel Y. lavaan: An R Package for Structural Equation Modeling. Journal of Statistical Software, Articles. 2012;48(2):1–36.</w:t>
        </w:r>
      </w:hyperlink>
    </w:p>
    <w:p w14:paraId="1E84952B" w14:textId="53C22BD8"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21" w:author="Author" w:date="2020-08-24T22:19:00Z">
        <w:r>
          <w:rPr>
            <w:rFonts w:ascii="Calibri" w:eastAsia="Calibri" w:hAnsi="Calibri" w:cs="Calibri"/>
            <w:color w:val="000000"/>
            <w:sz w:val="24"/>
            <w:szCs w:val="24"/>
          </w:rPr>
          <w:delText>64</w:delText>
        </w:r>
      </w:del>
      <w:ins w:id="922" w:author="Author" w:date="2020-08-24T22:19:00Z">
        <w:r w:rsidR="00CE0BB1">
          <w:rPr>
            <w:rFonts w:ascii="Calibri" w:eastAsia="Calibri" w:hAnsi="Calibri" w:cs="Calibri"/>
            <w:color w:val="000000"/>
            <w:sz w:val="24"/>
            <w:szCs w:val="24"/>
          </w:rPr>
          <w:t>78</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6">
        <w:r w:rsidR="00CE0BB1">
          <w:rPr>
            <w:rFonts w:ascii="Calibri" w:eastAsia="Calibri" w:hAnsi="Calibri" w:cs="Calibri"/>
            <w:color w:val="000000"/>
            <w:sz w:val="24"/>
            <w:szCs w:val="24"/>
          </w:rPr>
          <w:t>Textor J, van der Zander B, Gilthorpe MS, Liskiewicz M, Ellison GT. Rob</w:t>
        </w:r>
        <w:r w:rsidR="00CE0BB1">
          <w:rPr>
            <w:rFonts w:ascii="Calibri" w:eastAsia="Calibri" w:hAnsi="Calibri" w:cs="Calibri"/>
            <w:color w:val="000000"/>
            <w:sz w:val="24"/>
            <w:szCs w:val="24"/>
          </w:rPr>
          <w:t>ust causal inference using directed acyclic graphs: the R package “dagitty.” Int J Epidemiol. 2016 Dec 1;45(6):1887–94.</w:t>
        </w:r>
      </w:hyperlink>
    </w:p>
    <w:p w14:paraId="5F5B5634" w14:textId="5B18EDA3"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23" w:author="Author" w:date="2020-08-24T22:19:00Z">
        <w:r>
          <w:rPr>
            <w:rFonts w:ascii="Calibri" w:eastAsia="Calibri" w:hAnsi="Calibri" w:cs="Calibri"/>
            <w:color w:val="000000"/>
            <w:sz w:val="24"/>
            <w:szCs w:val="24"/>
          </w:rPr>
          <w:delText>65</w:delText>
        </w:r>
      </w:del>
      <w:ins w:id="924" w:author="Author" w:date="2020-08-24T22:19:00Z">
        <w:r w:rsidR="00CE0BB1">
          <w:rPr>
            <w:rFonts w:ascii="Calibri" w:eastAsia="Calibri" w:hAnsi="Calibri" w:cs="Calibri"/>
            <w:color w:val="000000"/>
            <w:sz w:val="24"/>
            <w:szCs w:val="24"/>
          </w:rPr>
          <w:t>79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7">
        <w:r w:rsidR="00CE0BB1">
          <w:rPr>
            <w:rFonts w:ascii="Calibri" w:eastAsia="Calibri" w:hAnsi="Calibri" w:cs="Calibri"/>
            <w:color w:val="000000"/>
            <w:sz w:val="24"/>
            <w:szCs w:val="24"/>
          </w:rPr>
          <w:t>Shader RI. Risk Factors Versus Causes. J Clin Psychopharmacol. 2019;39(4):293</w:t>
        </w:r>
        <w:r w:rsidR="00CE0BB1">
          <w:rPr>
            <w:rFonts w:ascii="Calibri" w:eastAsia="Calibri" w:hAnsi="Calibri" w:cs="Calibri"/>
            <w:color w:val="000000"/>
            <w:sz w:val="24"/>
            <w:szCs w:val="24"/>
          </w:rPr>
          <w:t>–4.</w:t>
        </w:r>
      </w:hyperlink>
    </w:p>
    <w:p w14:paraId="4E0702F3" w14:textId="66615CD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25" w:author="Author" w:date="2020-08-24T22:19:00Z">
        <w:r>
          <w:rPr>
            <w:rFonts w:ascii="Calibri" w:eastAsia="Calibri" w:hAnsi="Calibri" w:cs="Calibri"/>
            <w:color w:val="000000"/>
            <w:sz w:val="24"/>
            <w:szCs w:val="24"/>
          </w:rPr>
          <w:delText>66</w:delText>
        </w:r>
      </w:del>
      <w:ins w:id="926" w:author="Author" w:date="2020-08-24T22:19:00Z">
        <w:r w:rsidR="00CE0BB1">
          <w:rPr>
            <w:rFonts w:ascii="Calibri" w:eastAsia="Calibri" w:hAnsi="Calibri" w:cs="Calibri"/>
            <w:color w:val="000000"/>
            <w:sz w:val="24"/>
            <w:szCs w:val="24"/>
          </w:rPr>
          <w:t>80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8">
        <w:r w:rsidR="00CE0BB1">
          <w:rPr>
            <w:rFonts w:ascii="Calibri" w:eastAsia="Calibri" w:hAnsi="Calibri" w:cs="Calibri"/>
            <w:color w:val="000000"/>
            <w:sz w:val="24"/>
            <w:szCs w:val="24"/>
          </w:rPr>
          <w:t>Shmueli G. To Explain or to Predict? Stat Sci. 2010 Aug;25(3):289–310.</w:t>
        </w:r>
      </w:hyperlink>
    </w:p>
    <w:p w14:paraId="7E08F9FE" w14:textId="4033305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27" w:author="Author" w:date="2020-08-24T22:19:00Z">
        <w:r>
          <w:rPr>
            <w:rFonts w:ascii="Calibri" w:eastAsia="Calibri" w:hAnsi="Calibri" w:cs="Calibri"/>
            <w:color w:val="000000"/>
            <w:sz w:val="24"/>
            <w:szCs w:val="24"/>
          </w:rPr>
          <w:delText>67</w:delText>
        </w:r>
      </w:del>
      <w:ins w:id="928" w:author="Author" w:date="2020-08-24T22:19:00Z">
        <w:r w:rsidR="00CE0BB1">
          <w:rPr>
            <w:rFonts w:ascii="Calibri" w:eastAsia="Calibri" w:hAnsi="Calibri" w:cs="Calibri"/>
            <w:color w:val="000000"/>
            <w:sz w:val="24"/>
            <w:szCs w:val="24"/>
          </w:rPr>
          <w:t>81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09">
        <w:r w:rsidR="00CE0BB1">
          <w:rPr>
            <w:rFonts w:ascii="Calibri" w:eastAsia="Calibri" w:hAnsi="Calibri" w:cs="Calibri"/>
            <w:color w:val="000000"/>
            <w:sz w:val="24"/>
            <w:szCs w:val="24"/>
          </w:rPr>
          <w:t>Myers JA, Rassen JA, Gagne JJ, Huybrechts KF, Schneeweiss S, Ro</w:t>
        </w:r>
        <w:r w:rsidR="00CE0BB1">
          <w:rPr>
            <w:rFonts w:ascii="Calibri" w:eastAsia="Calibri" w:hAnsi="Calibri" w:cs="Calibri"/>
            <w:color w:val="000000"/>
            <w:sz w:val="24"/>
            <w:szCs w:val="24"/>
          </w:rPr>
          <w:t>thman KJ, et al. Effects of adjusting for instrumental variables on bias and precision of effect estimates. Am J Epidemiol. 2011 Dec 1;174(11):1213–22.</w:t>
        </w:r>
      </w:hyperlink>
    </w:p>
    <w:p w14:paraId="396B7DAF" w14:textId="06D1849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29" w:author="Author" w:date="2020-08-24T22:19:00Z">
        <w:r>
          <w:rPr>
            <w:rFonts w:ascii="Calibri" w:eastAsia="Calibri" w:hAnsi="Calibri" w:cs="Calibri"/>
            <w:color w:val="000000"/>
            <w:sz w:val="24"/>
            <w:szCs w:val="24"/>
          </w:rPr>
          <w:delText>68</w:delText>
        </w:r>
      </w:del>
      <w:ins w:id="930" w:author="Author" w:date="2020-08-24T22:19:00Z">
        <w:r w:rsidR="00CE0BB1">
          <w:rPr>
            <w:rFonts w:ascii="Calibri" w:eastAsia="Calibri" w:hAnsi="Calibri" w:cs="Calibri"/>
            <w:color w:val="000000"/>
            <w:sz w:val="24"/>
            <w:szCs w:val="24"/>
          </w:rPr>
          <w:t>82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0">
        <w:r w:rsidR="00CE0BB1">
          <w:rPr>
            <w:rFonts w:ascii="Calibri" w:eastAsia="Calibri" w:hAnsi="Calibri" w:cs="Calibri"/>
            <w:color w:val="000000"/>
            <w:sz w:val="24"/>
            <w:szCs w:val="24"/>
          </w:rPr>
          <w:t>Pearl J. Invited commentary: understanding bi</w:t>
        </w:r>
        <w:r w:rsidR="00CE0BB1">
          <w:rPr>
            <w:rFonts w:ascii="Calibri" w:eastAsia="Calibri" w:hAnsi="Calibri" w:cs="Calibri"/>
            <w:color w:val="000000"/>
            <w:sz w:val="24"/>
            <w:szCs w:val="24"/>
          </w:rPr>
          <w:t>as amplification. Am J Epidemiol. 2011 Dec 1;174(11):1223–7; discussion pg 1228–9.</w:t>
        </w:r>
      </w:hyperlink>
    </w:p>
    <w:p w14:paraId="6BC17884" w14:textId="2ED79328"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31" w:author="Author" w:date="2020-08-24T22:19:00Z">
        <w:r>
          <w:rPr>
            <w:rFonts w:ascii="Calibri" w:eastAsia="Calibri" w:hAnsi="Calibri" w:cs="Calibri"/>
            <w:color w:val="000000"/>
            <w:sz w:val="24"/>
            <w:szCs w:val="24"/>
          </w:rPr>
          <w:delText>69</w:delText>
        </w:r>
      </w:del>
      <w:ins w:id="932" w:author="Author" w:date="2020-08-24T22:19:00Z">
        <w:r w:rsidR="00CE0BB1">
          <w:rPr>
            <w:rFonts w:ascii="Calibri" w:eastAsia="Calibri" w:hAnsi="Calibri" w:cs="Calibri"/>
            <w:color w:val="000000"/>
            <w:sz w:val="24"/>
            <w:szCs w:val="24"/>
          </w:rPr>
          <w:t>83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1">
        <w:r w:rsidR="00CE0BB1">
          <w:rPr>
            <w:rFonts w:ascii="Calibri" w:eastAsia="Calibri" w:hAnsi="Calibri" w:cs="Calibri"/>
            <w:color w:val="000000"/>
            <w:sz w:val="24"/>
            <w:szCs w:val="24"/>
          </w:rPr>
          <w:t xml:space="preserve">Brown JD. Antihypertensive drugs and risk of COVID-19? Lancet Respir Med [Internet]. 2020 Mar 26; Available from: </w:t>
        </w:r>
      </w:hyperlink>
      <w:hyperlink r:id="rId112">
        <w:r w:rsidR="00CE0BB1">
          <w:rPr>
            <w:rFonts w:ascii="Calibri" w:eastAsia="Calibri" w:hAnsi="Calibri" w:cs="Calibri"/>
            <w:color w:val="000000"/>
            <w:sz w:val="24"/>
            <w:szCs w:val="24"/>
          </w:rPr>
          <w:t>http://dx.doi.org/10.1016/S2213-2600(20)30158-2</w:t>
        </w:r>
      </w:hyperlink>
    </w:p>
    <w:p w14:paraId="783946E7" w14:textId="1F352F43"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33" w:author="Author" w:date="2020-08-24T22:19:00Z">
        <w:r>
          <w:rPr>
            <w:rFonts w:ascii="Calibri" w:eastAsia="Calibri" w:hAnsi="Calibri" w:cs="Calibri"/>
            <w:color w:val="000000"/>
            <w:sz w:val="24"/>
            <w:szCs w:val="24"/>
          </w:rPr>
          <w:lastRenderedPageBreak/>
          <w:delText>70</w:delText>
        </w:r>
      </w:del>
      <w:ins w:id="934" w:author="Author" w:date="2020-08-24T22:19:00Z">
        <w:r w:rsidR="00CE0BB1">
          <w:rPr>
            <w:rFonts w:ascii="Calibri" w:eastAsia="Calibri" w:hAnsi="Calibri" w:cs="Calibri"/>
            <w:color w:val="000000"/>
            <w:sz w:val="24"/>
            <w:szCs w:val="24"/>
          </w:rPr>
          <w:t>84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3">
        <w:r w:rsidR="00CE0BB1">
          <w:rPr>
            <w:rFonts w:ascii="Calibri" w:eastAsia="Calibri" w:hAnsi="Calibri" w:cs="Calibri"/>
            <w:color w:val="000000"/>
            <w:sz w:val="24"/>
            <w:szCs w:val="24"/>
          </w:rPr>
          <w:t>Aronson JK, Ferner RE. Drugs and the renin-angiotensin system in covid-19. BMJ. 20</w:t>
        </w:r>
        <w:r w:rsidR="00CE0BB1">
          <w:rPr>
            <w:rFonts w:ascii="Calibri" w:eastAsia="Calibri" w:hAnsi="Calibri" w:cs="Calibri"/>
            <w:color w:val="000000"/>
            <w:sz w:val="24"/>
            <w:szCs w:val="24"/>
          </w:rPr>
          <w:t>20 Apr 2;369:m1313.</w:t>
        </w:r>
      </w:hyperlink>
    </w:p>
    <w:p w14:paraId="4861FBF0" w14:textId="5662ECFD"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35" w:author="Author" w:date="2020-08-24T22:19:00Z">
        <w:r>
          <w:rPr>
            <w:rFonts w:ascii="Calibri" w:eastAsia="Calibri" w:hAnsi="Calibri" w:cs="Calibri"/>
            <w:color w:val="000000"/>
            <w:sz w:val="24"/>
            <w:szCs w:val="24"/>
          </w:rPr>
          <w:delText>71</w:delText>
        </w:r>
      </w:del>
      <w:ins w:id="936" w:author="Author" w:date="2020-08-24T22:19:00Z">
        <w:r w:rsidR="00CE0BB1">
          <w:rPr>
            <w:rFonts w:ascii="Calibri" w:eastAsia="Calibri" w:hAnsi="Calibri" w:cs="Calibri"/>
            <w:color w:val="000000"/>
            <w:sz w:val="24"/>
            <w:szCs w:val="24"/>
          </w:rPr>
          <w:t>85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4">
        <w:r w:rsidR="00CE0BB1">
          <w:rPr>
            <w:rFonts w:ascii="Calibri" w:eastAsia="Calibri" w:hAnsi="Calibri" w:cs="Calibri"/>
            <w:color w:val="000000"/>
            <w:sz w:val="24"/>
            <w:szCs w:val="24"/>
          </w:rPr>
          <w:t>Kuster GM, Pfister O, Burkard T, Zhou Q, Twerenbold R, Haaf P, et al. SARS-CoV2: should inhibitors of the renin-angiotensin system be withdrawn in patients with COVID-19? Eur He</w:t>
        </w:r>
        <w:r w:rsidR="00CE0BB1">
          <w:rPr>
            <w:rFonts w:ascii="Calibri" w:eastAsia="Calibri" w:hAnsi="Calibri" w:cs="Calibri"/>
            <w:color w:val="000000"/>
            <w:sz w:val="24"/>
            <w:szCs w:val="24"/>
          </w:rPr>
          <w:t xml:space="preserve">art J [Internet]. 2020 Mar 20; Available from: </w:t>
        </w:r>
      </w:hyperlink>
      <w:hyperlink r:id="rId115">
        <w:r w:rsidR="00CE0BB1">
          <w:rPr>
            <w:rFonts w:ascii="Calibri" w:eastAsia="Calibri" w:hAnsi="Calibri" w:cs="Calibri"/>
            <w:color w:val="000000"/>
            <w:sz w:val="24"/>
            <w:szCs w:val="24"/>
          </w:rPr>
          <w:t>http://dx.doi.org/10.1093/eurheartj/ehaa235</w:t>
        </w:r>
      </w:hyperlink>
    </w:p>
    <w:p w14:paraId="720AEEF1" w14:textId="2C2A82F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37" w:author="Author" w:date="2020-08-24T22:19:00Z">
        <w:r>
          <w:rPr>
            <w:rFonts w:ascii="Calibri" w:eastAsia="Calibri" w:hAnsi="Calibri" w:cs="Calibri"/>
            <w:color w:val="000000"/>
            <w:sz w:val="24"/>
            <w:szCs w:val="24"/>
          </w:rPr>
          <w:delText>72</w:delText>
        </w:r>
      </w:del>
      <w:ins w:id="938" w:author="Author" w:date="2020-08-24T22:19:00Z">
        <w:r w:rsidR="00CE0BB1">
          <w:rPr>
            <w:rFonts w:ascii="Calibri" w:eastAsia="Calibri" w:hAnsi="Calibri" w:cs="Calibri"/>
            <w:color w:val="000000"/>
            <w:sz w:val="24"/>
            <w:szCs w:val="24"/>
          </w:rPr>
          <w:t>86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6">
        <w:r w:rsidR="00CE0BB1">
          <w:rPr>
            <w:rFonts w:ascii="Calibri" w:eastAsia="Calibri" w:hAnsi="Calibri" w:cs="Calibri"/>
            <w:color w:val="000000"/>
            <w:sz w:val="24"/>
            <w:szCs w:val="24"/>
          </w:rPr>
          <w:t xml:space="preserve">Nelson DJ. Blood-pressure drugs are in the </w:t>
        </w:r>
        <w:r w:rsidR="00CE0BB1">
          <w:rPr>
            <w:rFonts w:ascii="Calibri" w:eastAsia="Calibri" w:hAnsi="Calibri" w:cs="Calibri"/>
            <w:color w:val="000000"/>
            <w:sz w:val="24"/>
            <w:szCs w:val="24"/>
          </w:rPr>
          <w:t xml:space="preserve">crosshairs of COVID-19 research. Reuters [Internet]. 2020 Apr 23 [cited 2020 Apr 24]; Available from: </w:t>
        </w:r>
      </w:hyperlink>
      <w:hyperlink r:id="rId117">
        <w:r w:rsidR="00CE0BB1">
          <w:rPr>
            <w:rFonts w:ascii="Calibri" w:eastAsia="Calibri" w:hAnsi="Calibri" w:cs="Calibri"/>
            <w:color w:val="000000"/>
            <w:sz w:val="24"/>
            <w:szCs w:val="24"/>
          </w:rPr>
          <w:t>https://www.reuters.com/article/us-health-conora</w:t>
        </w:r>
        <w:r w:rsidR="00CE0BB1">
          <w:rPr>
            <w:rFonts w:ascii="Calibri" w:eastAsia="Calibri" w:hAnsi="Calibri" w:cs="Calibri"/>
            <w:color w:val="000000"/>
            <w:sz w:val="24"/>
            <w:szCs w:val="24"/>
          </w:rPr>
          <w:t>virus-blood-pressure-ins-idUSKCN2251GQ</w:t>
        </w:r>
      </w:hyperlink>
    </w:p>
    <w:p w14:paraId="287D7BB4" w14:textId="75EF54DC"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39" w:author="Author" w:date="2020-08-24T22:19:00Z">
        <w:r>
          <w:rPr>
            <w:rFonts w:ascii="Calibri" w:eastAsia="Calibri" w:hAnsi="Calibri" w:cs="Calibri"/>
            <w:color w:val="000000"/>
            <w:sz w:val="24"/>
            <w:szCs w:val="24"/>
          </w:rPr>
          <w:delText>73</w:delText>
        </w:r>
      </w:del>
      <w:ins w:id="940" w:author="Author" w:date="2020-08-24T22:19:00Z">
        <w:r w:rsidR="00CE0BB1">
          <w:rPr>
            <w:rFonts w:ascii="Calibri" w:eastAsia="Calibri" w:hAnsi="Calibri" w:cs="Calibri"/>
            <w:color w:val="000000"/>
            <w:sz w:val="24"/>
            <w:szCs w:val="24"/>
          </w:rPr>
          <w:t>87</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18">
        <w:r w:rsidR="00CE0BB1">
          <w:rPr>
            <w:rFonts w:ascii="Calibri" w:eastAsia="Calibri" w:hAnsi="Calibri" w:cs="Calibri"/>
            <w:color w:val="000000"/>
            <w:sz w:val="24"/>
            <w:szCs w:val="24"/>
          </w:rPr>
          <w:t xml:space="preserve">By Sam Blanchard Senior Health Reporter For Mailonline. High blood pressure medicines “could worsen coronavirus symptoms” [Internet]. Mail Online. Daily Mail; 2020 [cited 2020 Apr 24]. Available from: </w:t>
        </w:r>
      </w:hyperlink>
      <w:hyperlink r:id="rId119">
        <w:r w:rsidR="00CE0BB1">
          <w:rPr>
            <w:rFonts w:ascii="Calibri" w:eastAsia="Calibri" w:hAnsi="Calibri" w:cs="Calibri"/>
            <w:color w:val="000000"/>
            <w:sz w:val="24"/>
            <w:szCs w:val="24"/>
          </w:rPr>
          <w:t>https://www.dailymail.co.uk/news/article-8108735/Medicines-high-blood-pressure-diabetes-worsen-coronavirus-symptoms.html</w:t>
        </w:r>
      </w:hyperlink>
    </w:p>
    <w:p w14:paraId="70FF6E72" w14:textId="799763E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41" w:author="Author" w:date="2020-08-24T22:19:00Z">
        <w:r>
          <w:rPr>
            <w:rFonts w:ascii="Calibri" w:eastAsia="Calibri" w:hAnsi="Calibri" w:cs="Calibri"/>
            <w:color w:val="000000"/>
            <w:sz w:val="24"/>
            <w:szCs w:val="24"/>
          </w:rPr>
          <w:delText>74</w:delText>
        </w:r>
      </w:del>
      <w:ins w:id="942" w:author="Author" w:date="2020-08-24T22:19:00Z">
        <w:r w:rsidR="00CE0BB1">
          <w:rPr>
            <w:rFonts w:ascii="Calibri" w:eastAsia="Calibri" w:hAnsi="Calibri" w:cs="Calibri"/>
            <w:color w:val="000000"/>
            <w:sz w:val="24"/>
            <w:szCs w:val="24"/>
          </w:rPr>
          <w:t>88</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20">
        <w:r w:rsidR="00CE0BB1">
          <w:rPr>
            <w:rFonts w:ascii="Calibri" w:eastAsia="Calibri" w:hAnsi="Calibri" w:cs="Calibri"/>
            <w:color w:val="000000"/>
            <w:sz w:val="24"/>
            <w:szCs w:val="24"/>
          </w:rPr>
          <w:t xml:space="preserve">Coronavirus (COVID-19) ACEi/ARB Investigation - Full Text View - ClinicalTrials.gov [Internet]. [cited 2020 Apr 24]. Available from: </w:t>
        </w:r>
      </w:hyperlink>
      <w:hyperlink r:id="rId121">
        <w:r w:rsidR="00CE0BB1">
          <w:rPr>
            <w:rFonts w:ascii="Calibri" w:eastAsia="Calibri" w:hAnsi="Calibri" w:cs="Calibri"/>
            <w:color w:val="000000"/>
            <w:sz w:val="24"/>
            <w:szCs w:val="24"/>
          </w:rPr>
          <w:t>ht</w:t>
        </w:r>
        <w:r w:rsidR="00CE0BB1">
          <w:rPr>
            <w:rFonts w:ascii="Calibri" w:eastAsia="Calibri" w:hAnsi="Calibri" w:cs="Calibri"/>
            <w:color w:val="000000"/>
            <w:sz w:val="24"/>
            <w:szCs w:val="24"/>
          </w:rPr>
          <w:t>tps://clinicaltrials.gov/ct2/show/NCT04330300?term=ace+inhibitors&amp;cond=COVID&amp;draw=1&amp;rank=6</w:t>
        </w:r>
      </w:hyperlink>
    </w:p>
    <w:p w14:paraId="123D0540" w14:textId="3FE13312"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43" w:author="Author" w:date="2020-08-24T22:19:00Z">
        <w:r>
          <w:rPr>
            <w:rFonts w:ascii="Calibri" w:eastAsia="Calibri" w:hAnsi="Calibri" w:cs="Calibri"/>
            <w:color w:val="000000"/>
            <w:sz w:val="24"/>
            <w:szCs w:val="24"/>
          </w:rPr>
          <w:delText>75</w:delText>
        </w:r>
      </w:del>
      <w:ins w:id="944" w:author="Author" w:date="2020-08-24T22:19:00Z">
        <w:r w:rsidR="00CE0BB1">
          <w:rPr>
            <w:rFonts w:ascii="Calibri" w:eastAsia="Calibri" w:hAnsi="Calibri" w:cs="Calibri"/>
            <w:color w:val="000000"/>
            <w:sz w:val="24"/>
            <w:szCs w:val="24"/>
          </w:rPr>
          <w:t>89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22">
        <w:r w:rsidR="00CE0BB1">
          <w:rPr>
            <w:rFonts w:ascii="Calibri" w:eastAsia="Calibri" w:hAnsi="Calibri" w:cs="Calibri"/>
            <w:color w:val="000000"/>
            <w:sz w:val="24"/>
            <w:szCs w:val="24"/>
          </w:rPr>
          <w:t>Prognosis of Coronavirus Disease 2019 (COVID-19) Patients Receiving Receiving Antihypertensives [Internet]</w:t>
        </w:r>
        <w:r w:rsidR="00CE0BB1">
          <w:rPr>
            <w:rFonts w:ascii="Calibri" w:eastAsia="Calibri" w:hAnsi="Calibri" w:cs="Calibri"/>
            <w:color w:val="000000"/>
            <w:sz w:val="24"/>
            <w:szCs w:val="24"/>
          </w:rPr>
          <w:t xml:space="preserve">. [cited 2020 Apr 24]. Available from: </w:t>
        </w:r>
      </w:hyperlink>
      <w:hyperlink r:id="rId123">
        <w:r w:rsidR="00CE0BB1">
          <w:rPr>
            <w:rFonts w:ascii="Calibri" w:eastAsia="Calibri" w:hAnsi="Calibri" w:cs="Calibri"/>
            <w:color w:val="000000"/>
            <w:sz w:val="24"/>
            <w:szCs w:val="24"/>
          </w:rPr>
          <w:t>https://clinicaltrials.gov/ct2/show/NCT04357535?term=ace+inhibitors&amp;cond=COVID&amp;draw=2&amp;rank=4</w:t>
        </w:r>
      </w:hyperlink>
    </w:p>
    <w:p w14:paraId="49FF2936" w14:textId="3D71076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45" w:author="Author" w:date="2020-08-24T22:19:00Z">
        <w:r>
          <w:rPr>
            <w:rFonts w:ascii="Calibri" w:eastAsia="Calibri" w:hAnsi="Calibri" w:cs="Calibri"/>
            <w:color w:val="000000"/>
            <w:sz w:val="24"/>
            <w:szCs w:val="24"/>
          </w:rPr>
          <w:delText>76</w:delText>
        </w:r>
      </w:del>
      <w:ins w:id="946" w:author="Author" w:date="2020-08-24T22:19:00Z">
        <w:r w:rsidR="00CE0BB1">
          <w:rPr>
            <w:rFonts w:ascii="Calibri" w:eastAsia="Calibri" w:hAnsi="Calibri" w:cs="Calibri"/>
            <w:color w:val="000000"/>
            <w:sz w:val="24"/>
            <w:szCs w:val="24"/>
          </w:rPr>
          <w:t>90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24">
        <w:r w:rsidR="00CE0BB1">
          <w:rPr>
            <w:rFonts w:ascii="Calibri" w:eastAsia="Calibri" w:hAnsi="Calibri" w:cs="Calibri"/>
            <w:color w:val="000000"/>
            <w:sz w:val="24"/>
            <w:szCs w:val="24"/>
          </w:rPr>
          <w:t xml:space="preserve">OHDSI. COVID-19 Updates Page [Internet]. [cited 2020 Apr 24]. Available from: </w:t>
        </w:r>
      </w:hyperlink>
      <w:hyperlink r:id="rId125">
        <w:r w:rsidR="00CE0BB1">
          <w:rPr>
            <w:rFonts w:ascii="Calibri" w:eastAsia="Calibri" w:hAnsi="Calibri" w:cs="Calibri"/>
            <w:color w:val="000000"/>
            <w:sz w:val="24"/>
            <w:szCs w:val="24"/>
          </w:rPr>
          <w:t>https://ohdsi.org/covid-19-updates/</w:t>
        </w:r>
      </w:hyperlink>
    </w:p>
    <w:p w14:paraId="5CDCE8F6" w14:textId="3435569A"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47" w:author="Author" w:date="2020-08-24T22:19:00Z">
        <w:r>
          <w:rPr>
            <w:rFonts w:ascii="Calibri" w:eastAsia="Calibri" w:hAnsi="Calibri" w:cs="Calibri"/>
            <w:color w:val="000000"/>
            <w:sz w:val="24"/>
            <w:szCs w:val="24"/>
          </w:rPr>
          <w:delText>77</w:delText>
        </w:r>
      </w:del>
      <w:ins w:id="948" w:author="Author" w:date="2020-08-24T22:19:00Z">
        <w:r w:rsidR="00CE0BB1">
          <w:rPr>
            <w:rFonts w:ascii="Calibri" w:eastAsia="Calibri" w:hAnsi="Calibri" w:cs="Calibri"/>
            <w:color w:val="000000"/>
            <w:sz w:val="24"/>
            <w:szCs w:val="24"/>
          </w:rPr>
          <w:t>91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26">
        <w:r w:rsidR="00CE0BB1">
          <w:rPr>
            <w:rFonts w:ascii="Calibri" w:eastAsia="Calibri" w:hAnsi="Calibri" w:cs="Calibri"/>
            <w:color w:val="000000"/>
            <w:sz w:val="24"/>
            <w:szCs w:val="24"/>
          </w:rPr>
          <w:t xml:space="preserve">Assistance Publique-Hôpitaux de Paris. Long-term Use of Drugs That Could Prevent the Risk of Serious COVID-19 Infections or Make it Worse [Internet]. [cited 2020 Apr 24]. Available from: </w:t>
        </w:r>
      </w:hyperlink>
      <w:hyperlink r:id="rId127">
        <w:r w:rsidR="00CE0BB1">
          <w:rPr>
            <w:rFonts w:ascii="Calibri" w:eastAsia="Calibri" w:hAnsi="Calibri" w:cs="Calibri"/>
            <w:color w:val="000000"/>
            <w:sz w:val="24"/>
            <w:szCs w:val="24"/>
          </w:rPr>
          <w:t>https://clinicaltrials.gov/ct2/show/NCT04356417?term=ace+inhibitors&amp;cond=COVID&amp;draw=2&amp;rank=10</w:t>
        </w:r>
      </w:hyperlink>
    </w:p>
    <w:p w14:paraId="21E2183C" w14:textId="7D483286"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49" w:author="Author" w:date="2020-08-24T22:19:00Z">
        <w:r>
          <w:rPr>
            <w:rFonts w:ascii="Calibri" w:eastAsia="Calibri" w:hAnsi="Calibri" w:cs="Calibri"/>
            <w:color w:val="000000"/>
            <w:sz w:val="24"/>
            <w:szCs w:val="24"/>
          </w:rPr>
          <w:delText>78</w:delText>
        </w:r>
      </w:del>
      <w:ins w:id="950" w:author="Author" w:date="2020-08-24T22:19:00Z">
        <w:r w:rsidR="00CE0BB1">
          <w:rPr>
            <w:rFonts w:ascii="Calibri" w:eastAsia="Calibri" w:hAnsi="Calibri" w:cs="Calibri"/>
            <w:color w:val="000000"/>
            <w:sz w:val="24"/>
            <w:szCs w:val="24"/>
          </w:rPr>
          <w:t>92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28">
        <w:r w:rsidR="00CE0BB1">
          <w:rPr>
            <w:rFonts w:ascii="Calibri" w:eastAsia="Calibri" w:hAnsi="Calibri" w:cs="Calibri"/>
            <w:color w:val="000000"/>
            <w:sz w:val="24"/>
            <w:szCs w:val="24"/>
          </w:rPr>
          <w:t xml:space="preserve">Payne R. Using linked primary care </w:t>
        </w:r>
        <w:r w:rsidR="00CE0BB1">
          <w:rPr>
            <w:rFonts w:ascii="Calibri" w:eastAsia="Calibri" w:hAnsi="Calibri" w:cs="Calibri"/>
            <w:color w:val="000000"/>
            <w:sz w:val="24"/>
            <w:szCs w:val="24"/>
          </w:rPr>
          <w:t xml:space="preserve">and viral surveilance data to develop risk stratification models to inform management of severe COVID19 [Internet]. NIHR; 2020 [cited 2020 Apr 24]. Report No.: 494. Available from: </w:t>
        </w:r>
      </w:hyperlink>
      <w:hyperlink r:id="rId129">
        <w:r w:rsidR="00CE0BB1">
          <w:rPr>
            <w:rFonts w:ascii="Calibri" w:eastAsia="Calibri" w:hAnsi="Calibri" w:cs="Calibri"/>
            <w:color w:val="000000"/>
            <w:sz w:val="24"/>
            <w:szCs w:val="24"/>
          </w:rPr>
          <w:t>https://www.spcr.nihr.ac.uk/projects/Linked-primary-care-viral-surveillance-data-risk-stratification</w:t>
        </w:r>
      </w:hyperlink>
    </w:p>
    <w:p w14:paraId="79C87ABA" w14:textId="55C7440D"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51" w:author="Author" w:date="2020-08-24T22:19:00Z">
        <w:r>
          <w:rPr>
            <w:rFonts w:ascii="Calibri" w:eastAsia="Calibri" w:hAnsi="Calibri" w:cs="Calibri"/>
            <w:color w:val="000000"/>
            <w:sz w:val="24"/>
            <w:szCs w:val="24"/>
          </w:rPr>
          <w:delText>79</w:delText>
        </w:r>
      </w:del>
      <w:ins w:id="952" w:author="Author" w:date="2020-08-24T22:19:00Z">
        <w:r w:rsidR="00CE0BB1">
          <w:rPr>
            <w:rFonts w:ascii="Calibri" w:eastAsia="Calibri" w:hAnsi="Calibri" w:cs="Calibri"/>
            <w:color w:val="000000"/>
            <w:sz w:val="24"/>
            <w:szCs w:val="24"/>
          </w:rPr>
          <w:t>93</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0">
        <w:r w:rsidR="00CE0BB1">
          <w:rPr>
            <w:rFonts w:ascii="Calibri" w:eastAsia="Calibri" w:hAnsi="Calibri" w:cs="Calibri"/>
            <w:color w:val="000000"/>
            <w:sz w:val="24"/>
            <w:szCs w:val="24"/>
          </w:rPr>
          <w:t>COVID Symptom Tracker [Internet]. [cited 2020 Apr 2</w:t>
        </w:r>
        <w:r w:rsidR="00CE0BB1">
          <w:rPr>
            <w:rFonts w:ascii="Calibri" w:eastAsia="Calibri" w:hAnsi="Calibri" w:cs="Calibri"/>
            <w:color w:val="000000"/>
            <w:sz w:val="24"/>
            <w:szCs w:val="24"/>
          </w:rPr>
          <w:t xml:space="preserve">4]. Available from: </w:t>
        </w:r>
      </w:hyperlink>
      <w:hyperlink r:id="rId131">
        <w:r w:rsidR="00CE0BB1">
          <w:rPr>
            <w:rFonts w:ascii="Calibri" w:eastAsia="Calibri" w:hAnsi="Calibri" w:cs="Calibri"/>
            <w:color w:val="000000"/>
            <w:sz w:val="24"/>
            <w:szCs w:val="24"/>
          </w:rPr>
          <w:t>https://covid.joinzoe.com</w:t>
        </w:r>
      </w:hyperlink>
    </w:p>
    <w:p w14:paraId="1B1935F9" w14:textId="588A8CD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53" w:author="Author" w:date="2020-08-24T22:19:00Z">
        <w:r>
          <w:rPr>
            <w:rFonts w:ascii="Calibri" w:eastAsia="Calibri" w:hAnsi="Calibri" w:cs="Calibri"/>
            <w:color w:val="000000"/>
            <w:sz w:val="24"/>
            <w:szCs w:val="24"/>
          </w:rPr>
          <w:delText>80</w:delText>
        </w:r>
      </w:del>
      <w:ins w:id="954" w:author="Author" w:date="2020-08-24T22:19:00Z">
        <w:r w:rsidR="00CE0BB1">
          <w:rPr>
            <w:rFonts w:ascii="Calibri" w:eastAsia="Calibri" w:hAnsi="Calibri" w:cs="Calibri"/>
            <w:color w:val="000000"/>
            <w:sz w:val="24"/>
            <w:szCs w:val="24"/>
          </w:rPr>
          <w:t>94</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2">
        <w:r w:rsidR="00CE0BB1">
          <w:rPr>
            <w:rFonts w:ascii="Calibri" w:eastAsia="Calibri" w:hAnsi="Calibri" w:cs="Calibri"/>
            <w:color w:val="000000"/>
            <w:sz w:val="24"/>
            <w:szCs w:val="24"/>
          </w:rPr>
          <w:t xml:space="preserve">Website NHS. Who’s at higher risk from coronavirus - Coronavirus (COVID-19) [Internet]. </w:t>
        </w:r>
        <w:r w:rsidR="00CE0BB1">
          <w:rPr>
            <w:rFonts w:ascii="Calibri" w:eastAsia="Calibri" w:hAnsi="Calibri" w:cs="Calibri"/>
            <w:color w:val="000000"/>
            <w:sz w:val="24"/>
            <w:szCs w:val="24"/>
          </w:rPr>
          <w:lastRenderedPageBreak/>
          <w:t>nhs.uk. [cited 202</w:t>
        </w:r>
        <w:r w:rsidR="00CE0BB1">
          <w:rPr>
            <w:rFonts w:ascii="Calibri" w:eastAsia="Calibri" w:hAnsi="Calibri" w:cs="Calibri"/>
            <w:color w:val="000000"/>
            <w:sz w:val="24"/>
            <w:szCs w:val="24"/>
          </w:rPr>
          <w:t xml:space="preserve">0 Apr 24]. Available from: </w:t>
        </w:r>
      </w:hyperlink>
      <w:hyperlink r:id="rId133">
        <w:r w:rsidR="00CE0BB1">
          <w:rPr>
            <w:rFonts w:ascii="Calibri" w:eastAsia="Calibri" w:hAnsi="Calibri" w:cs="Calibri"/>
            <w:color w:val="000000"/>
            <w:sz w:val="24"/>
            <w:szCs w:val="24"/>
          </w:rPr>
          <w:t>https://www.nhs.uk/conditions/coronavirus-covid-19/people-at-higher-risk-from-coronavirus/whos-at-higher-risk-f</w:t>
        </w:r>
        <w:r w:rsidR="00CE0BB1">
          <w:rPr>
            <w:rFonts w:ascii="Calibri" w:eastAsia="Calibri" w:hAnsi="Calibri" w:cs="Calibri"/>
            <w:color w:val="000000"/>
            <w:sz w:val="24"/>
            <w:szCs w:val="24"/>
          </w:rPr>
          <w:t>rom-coronavirus/</w:t>
        </w:r>
      </w:hyperlink>
    </w:p>
    <w:p w14:paraId="3138436F" w14:textId="564A50C6"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55" w:author="Author" w:date="2020-08-24T22:19:00Z">
        <w:r>
          <w:rPr>
            <w:rFonts w:ascii="Calibri" w:eastAsia="Calibri" w:hAnsi="Calibri" w:cs="Calibri"/>
            <w:color w:val="000000"/>
            <w:sz w:val="24"/>
            <w:szCs w:val="24"/>
          </w:rPr>
          <w:delText>81</w:delText>
        </w:r>
      </w:del>
      <w:ins w:id="956" w:author="Author" w:date="2020-08-24T22:19:00Z">
        <w:r w:rsidR="00CE0BB1">
          <w:rPr>
            <w:rFonts w:ascii="Calibri" w:eastAsia="Calibri" w:hAnsi="Calibri" w:cs="Calibri"/>
            <w:color w:val="000000"/>
            <w:sz w:val="24"/>
            <w:szCs w:val="24"/>
          </w:rPr>
          <w:t>95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4">
        <w:r w:rsidR="00CE0BB1">
          <w:rPr>
            <w:rFonts w:ascii="Calibri" w:eastAsia="Calibri" w:hAnsi="Calibri" w:cs="Calibri"/>
            <w:color w:val="000000"/>
            <w:sz w:val="24"/>
            <w:szCs w:val="24"/>
          </w:rPr>
          <w:t>Kripalani S, Heerman WJ, Patel NJ, Jackson N, Goggins K, Rothman RL, et al. Association of Health Literacy and Numeracy with Interest in Research Participation. J Gen Intern Med. 2</w:t>
        </w:r>
        <w:r w:rsidR="00CE0BB1">
          <w:rPr>
            <w:rFonts w:ascii="Calibri" w:eastAsia="Calibri" w:hAnsi="Calibri" w:cs="Calibri"/>
            <w:color w:val="000000"/>
            <w:sz w:val="24"/>
            <w:szCs w:val="24"/>
          </w:rPr>
          <w:t>019 Apr;34(4):544–51.</w:t>
        </w:r>
      </w:hyperlink>
    </w:p>
    <w:p w14:paraId="567FD915" w14:textId="7C09A400"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57" w:author="Author" w:date="2020-08-24T22:19:00Z">
        <w:r>
          <w:rPr>
            <w:rFonts w:ascii="Calibri" w:eastAsia="Calibri" w:hAnsi="Calibri" w:cs="Calibri"/>
            <w:color w:val="000000"/>
            <w:sz w:val="24"/>
            <w:szCs w:val="24"/>
          </w:rPr>
          <w:delText>82</w:delText>
        </w:r>
      </w:del>
      <w:ins w:id="958" w:author="Author" w:date="2020-08-24T22:19:00Z">
        <w:r w:rsidR="00CE0BB1">
          <w:rPr>
            <w:rFonts w:ascii="Calibri" w:eastAsia="Calibri" w:hAnsi="Calibri" w:cs="Calibri"/>
            <w:color w:val="000000"/>
            <w:sz w:val="24"/>
            <w:szCs w:val="24"/>
          </w:rPr>
          <w:t>96</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5">
        <w:r w:rsidR="00CE0BB1">
          <w:rPr>
            <w:rFonts w:ascii="Calibri" w:eastAsia="Calibri" w:hAnsi="Calibri" w:cs="Calibri"/>
            <w:color w:val="000000"/>
            <w:sz w:val="24"/>
            <w:szCs w:val="24"/>
          </w:rPr>
          <w:t>Firmino RT, Fraiz FC, Montes GR, Paiva SM, Granville-Garcia AF, Ferreira FM. Impact of oral health literacy on self-reported missing data in epidemiological research. Communit</w:t>
        </w:r>
        <w:r w:rsidR="00CE0BB1">
          <w:rPr>
            <w:rFonts w:ascii="Calibri" w:eastAsia="Calibri" w:hAnsi="Calibri" w:cs="Calibri"/>
            <w:color w:val="000000"/>
            <w:sz w:val="24"/>
            <w:szCs w:val="24"/>
          </w:rPr>
          <w:t>y Dent Oral Epidemiol. 2018 Dec;46(6):624–30.</w:t>
        </w:r>
      </w:hyperlink>
    </w:p>
    <w:p w14:paraId="01B7D9B8" w14:textId="18E59FA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59" w:author="Author" w:date="2020-08-24T22:19:00Z">
        <w:r>
          <w:rPr>
            <w:rFonts w:ascii="Calibri" w:eastAsia="Calibri" w:hAnsi="Calibri" w:cs="Calibri"/>
            <w:color w:val="000000"/>
            <w:sz w:val="24"/>
            <w:szCs w:val="24"/>
          </w:rPr>
          <w:delText>83</w:delText>
        </w:r>
      </w:del>
      <w:ins w:id="960" w:author="Author" w:date="2020-08-24T22:19:00Z">
        <w:r w:rsidR="00CE0BB1">
          <w:rPr>
            <w:rFonts w:ascii="Calibri" w:eastAsia="Calibri" w:hAnsi="Calibri" w:cs="Calibri"/>
            <w:color w:val="000000"/>
            <w:sz w:val="24"/>
            <w:szCs w:val="24"/>
          </w:rPr>
          <w:t>97</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6">
        <w:r w:rsidR="00CE0BB1">
          <w:rPr>
            <w:rFonts w:ascii="Calibri" w:eastAsia="Calibri" w:hAnsi="Calibri" w:cs="Calibri"/>
            <w:color w:val="000000"/>
            <w:sz w:val="24"/>
            <w:szCs w:val="24"/>
          </w:rPr>
          <w:t>Meng J, Xiao G, Zhang J, He X, Ou M, Bi J, et al. Renin-angiotensin system inhibitors improve the clinical outcomes of COVID-19 patients with hypertens</w:t>
        </w:r>
        <w:r w:rsidR="00CE0BB1">
          <w:rPr>
            <w:rFonts w:ascii="Calibri" w:eastAsia="Calibri" w:hAnsi="Calibri" w:cs="Calibri"/>
            <w:color w:val="000000"/>
            <w:sz w:val="24"/>
            <w:szCs w:val="24"/>
          </w:rPr>
          <w:t>ion. Emerg Microbes Infect. 2020 Dec;9(1):757–60.</w:t>
        </w:r>
      </w:hyperlink>
    </w:p>
    <w:p w14:paraId="05280837" w14:textId="3C2B2CC7"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61" w:author="Author" w:date="2020-08-24T22:19:00Z">
        <w:r>
          <w:rPr>
            <w:rFonts w:ascii="Calibri" w:eastAsia="Calibri" w:hAnsi="Calibri" w:cs="Calibri"/>
            <w:color w:val="000000"/>
            <w:sz w:val="24"/>
            <w:szCs w:val="24"/>
          </w:rPr>
          <w:delText>84</w:delText>
        </w:r>
      </w:del>
      <w:ins w:id="962" w:author="Author" w:date="2020-08-24T22:19:00Z">
        <w:r w:rsidR="00CE0BB1">
          <w:rPr>
            <w:rFonts w:ascii="Calibri" w:eastAsia="Calibri" w:hAnsi="Calibri" w:cs="Calibri"/>
            <w:color w:val="000000"/>
            <w:sz w:val="24"/>
            <w:szCs w:val="24"/>
          </w:rPr>
          <w:t>98</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7">
        <w:r w:rsidR="00CE0BB1">
          <w:rPr>
            <w:rFonts w:ascii="Calibri" w:eastAsia="Calibri" w:hAnsi="Calibri" w:cs="Calibri"/>
            <w:color w:val="000000"/>
            <w:sz w:val="24"/>
            <w:szCs w:val="24"/>
          </w:rPr>
          <w:t>Bean D, Kraljevic Z, Searle T, Bendayan R, Pickles A, Folarin A, et al. Treatment with ACE-inhibitors is associated with less severe disease with S</w:t>
        </w:r>
        <w:r w:rsidR="00CE0BB1">
          <w:rPr>
            <w:rFonts w:ascii="Calibri" w:eastAsia="Calibri" w:hAnsi="Calibri" w:cs="Calibri"/>
            <w:color w:val="000000"/>
            <w:sz w:val="24"/>
            <w:szCs w:val="24"/>
          </w:rPr>
          <w:t xml:space="preserve">ARS-Covid-19 infection in a multi-site UK acute Hospital Trust [Internet]. Infectious Diseases (except HIV/AIDS). medRxiv; 2020. Available from: </w:t>
        </w:r>
      </w:hyperlink>
      <w:hyperlink r:id="rId138">
        <w:r w:rsidR="00CE0BB1">
          <w:rPr>
            <w:rFonts w:ascii="Calibri" w:eastAsia="Calibri" w:hAnsi="Calibri" w:cs="Calibri"/>
            <w:color w:val="000000"/>
            <w:sz w:val="24"/>
            <w:szCs w:val="24"/>
          </w:rPr>
          <w:t>https://www.medrxiv.org/conten</w:t>
        </w:r>
        <w:r w:rsidR="00CE0BB1">
          <w:rPr>
            <w:rFonts w:ascii="Calibri" w:eastAsia="Calibri" w:hAnsi="Calibri" w:cs="Calibri"/>
            <w:color w:val="000000"/>
            <w:sz w:val="24"/>
            <w:szCs w:val="24"/>
          </w:rPr>
          <w:t>t/10.1101/2020.04.07.20056788v1</w:t>
        </w:r>
      </w:hyperlink>
    </w:p>
    <w:p w14:paraId="6BCFEB70" w14:textId="5F6196F9"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63" w:author="Author" w:date="2020-08-24T22:19:00Z">
        <w:r>
          <w:rPr>
            <w:rFonts w:ascii="Calibri" w:eastAsia="Calibri" w:hAnsi="Calibri" w:cs="Calibri"/>
            <w:color w:val="000000"/>
            <w:sz w:val="24"/>
            <w:szCs w:val="24"/>
          </w:rPr>
          <w:delText>85</w:delText>
        </w:r>
      </w:del>
      <w:ins w:id="964" w:author="Author" w:date="2020-08-24T22:19:00Z">
        <w:r w:rsidR="00CE0BB1">
          <w:rPr>
            <w:rFonts w:ascii="Calibri" w:eastAsia="Calibri" w:hAnsi="Calibri" w:cs="Calibri"/>
            <w:color w:val="000000"/>
            <w:sz w:val="24"/>
            <w:szCs w:val="24"/>
          </w:rPr>
          <w:t>99</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39">
        <w:r w:rsidR="00CE0BB1">
          <w:rPr>
            <w:rFonts w:ascii="Calibri" w:eastAsia="Calibri" w:hAnsi="Calibri" w:cs="Calibri"/>
            <w:color w:val="000000"/>
            <w:sz w:val="24"/>
            <w:szCs w:val="24"/>
          </w:rPr>
          <w:t xml:space="preserve">Medicines and Healthcare products Regulatory Agency. Coronavirus (COVID-19) and high blood pressure medication [Internet]. GOV.UK. GOV.UK; 2020 [cited 2020 Apr 24]. </w:t>
        </w:r>
        <w:r w:rsidR="00CE0BB1">
          <w:rPr>
            <w:rFonts w:ascii="Calibri" w:eastAsia="Calibri" w:hAnsi="Calibri" w:cs="Calibri"/>
            <w:color w:val="000000"/>
            <w:sz w:val="24"/>
            <w:szCs w:val="24"/>
          </w:rPr>
          <w:t xml:space="preserve">Available from: </w:t>
        </w:r>
      </w:hyperlink>
      <w:hyperlink r:id="rId140">
        <w:r w:rsidR="00CE0BB1">
          <w:rPr>
            <w:rFonts w:ascii="Calibri" w:eastAsia="Calibri" w:hAnsi="Calibri" w:cs="Calibri"/>
            <w:color w:val="000000"/>
            <w:sz w:val="24"/>
            <w:szCs w:val="24"/>
          </w:rPr>
          <w:t>https://www.gov.uk/government/news/coronavirus-covid-19-and-h</w:t>
        </w:r>
        <w:r w:rsidR="00CE0BB1">
          <w:rPr>
            <w:rFonts w:ascii="Calibri" w:eastAsia="Calibri" w:hAnsi="Calibri" w:cs="Calibri"/>
            <w:color w:val="000000"/>
            <w:sz w:val="24"/>
            <w:szCs w:val="24"/>
          </w:rPr>
          <w:t>igh-blood-pressure-medication?fbclid=IwAR1PlWny7gpN0YSF-Z9yDfrsa-HF-CG7b_bad8Mf09SkLudhe8Vrh7jL4Ws</w:t>
        </w:r>
      </w:hyperlink>
    </w:p>
    <w:p w14:paraId="22882722" w14:textId="3DE9AFA4"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65" w:author="Author" w:date="2020-08-24T22:19:00Z">
        <w:r>
          <w:rPr>
            <w:rFonts w:ascii="Calibri" w:eastAsia="Calibri" w:hAnsi="Calibri" w:cs="Calibri"/>
            <w:color w:val="000000"/>
            <w:sz w:val="24"/>
            <w:szCs w:val="24"/>
          </w:rPr>
          <w:delText>86</w:delText>
        </w:r>
      </w:del>
      <w:ins w:id="966" w:author="Author" w:date="2020-08-24T22:19:00Z">
        <w:r w:rsidR="00CE0BB1">
          <w:rPr>
            <w:rFonts w:ascii="Calibri" w:eastAsia="Calibri" w:hAnsi="Calibri" w:cs="Calibri"/>
            <w:color w:val="000000"/>
            <w:sz w:val="24"/>
            <w:szCs w:val="24"/>
          </w:rPr>
          <w:t>100</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41">
        <w:r w:rsidR="00CE0BB1">
          <w:rPr>
            <w:rFonts w:ascii="Calibri" w:eastAsia="Calibri" w:hAnsi="Calibri" w:cs="Calibri"/>
            <w:color w:val="000000"/>
            <w:sz w:val="24"/>
            <w:szCs w:val="24"/>
          </w:rPr>
          <w:t>International Society of Hypertension. A statement from the International Society of Hypertension</w:t>
        </w:r>
        <w:r w:rsidR="00CE0BB1">
          <w:rPr>
            <w:rFonts w:ascii="Calibri" w:eastAsia="Calibri" w:hAnsi="Calibri" w:cs="Calibri"/>
            <w:color w:val="000000"/>
            <w:sz w:val="24"/>
            <w:szCs w:val="24"/>
          </w:rPr>
          <w:t xml:space="preserve"> on COVID-19 | The International Society of Hypertension [Internet]. [cited 2020 Apr 24]. Available from: </w:t>
        </w:r>
      </w:hyperlink>
      <w:hyperlink r:id="rId142">
        <w:r w:rsidR="00CE0BB1">
          <w:rPr>
            <w:rFonts w:ascii="Calibri" w:eastAsia="Calibri" w:hAnsi="Calibri" w:cs="Calibri"/>
            <w:color w:val="000000"/>
            <w:sz w:val="24"/>
            <w:szCs w:val="24"/>
          </w:rPr>
          <w:t>https://ish-world.com/news/a/A</w:t>
        </w:r>
        <w:r w:rsidR="00CE0BB1">
          <w:rPr>
            <w:rFonts w:ascii="Calibri" w:eastAsia="Calibri" w:hAnsi="Calibri" w:cs="Calibri"/>
            <w:color w:val="000000"/>
            <w:sz w:val="24"/>
            <w:szCs w:val="24"/>
          </w:rPr>
          <w:t>-statement-from-the-International-Society-of-Hypertension-on-COVID-19/</w:t>
        </w:r>
      </w:hyperlink>
    </w:p>
    <w:p w14:paraId="5C520CDB" w14:textId="4903F09B"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67" w:author="Author" w:date="2020-08-24T22:19:00Z">
        <w:r>
          <w:rPr>
            <w:rFonts w:ascii="Calibri" w:eastAsia="Calibri" w:hAnsi="Calibri" w:cs="Calibri"/>
            <w:color w:val="000000"/>
            <w:sz w:val="24"/>
            <w:szCs w:val="24"/>
          </w:rPr>
          <w:delText>87</w:delText>
        </w:r>
      </w:del>
      <w:ins w:id="968" w:author="Author" w:date="2020-08-24T22:19:00Z">
        <w:r w:rsidR="00CE0BB1">
          <w:rPr>
            <w:rFonts w:ascii="Calibri" w:eastAsia="Calibri" w:hAnsi="Calibri" w:cs="Calibri"/>
            <w:color w:val="000000"/>
            <w:sz w:val="24"/>
            <w:szCs w:val="24"/>
          </w:rPr>
          <w:t>101</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43">
        <w:r w:rsidR="00CE0BB1">
          <w:rPr>
            <w:rFonts w:ascii="Calibri" w:eastAsia="Calibri" w:hAnsi="Calibri" w:cs="Calibri"/>
            <w:color w:val="000000"/>
            <w:sz w:val="24"/>
            <w:szCs w:val="24"/>
          </w:rPr>
          <w:t>Bycroft C, Freeman C, Petkova D, Band G, Elliott LT, Sharp K, et al. The UK Biobank resource with deep phenotyping and genomi</w:t>
        </w:r>
        <w:r w:rsidR="00CE0BB1">
          <w:rPr>
            <w:rFonts w:ascii="Calibri" w:eastAsia="Calibri" w:hAnsi="Calibri" w:cs="Calibri"/>
            <w:color w:val="000000"/>
            <w:sz w:val="24"/>
            <w:szCs w:val="24"/>
          </w:rPr>
          <w:t>c data. Nature. 2018 Oct;562(7726):203–9.</w:t>
        </w:r>
      </w:hyperlink>
    </w:p>
    <w:p w14:paraId="52C40EAA" w14:textId="373255D5"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69" w:author="Author" w:date="2020-08-24T22:19:00Z">
        <w:r>
          <w:rPr>
            <w:rFonts w:ascii="Calibri" w:eastAsia="Calibri" w:hAnsi="Calibri" w:cs="Calibri"/>
            <w:color w:val="000000"/>
            <w:sz w:val="24"/>
            <w:szCs w:val="24"/>
          </w:rPr>
          <w:delText>88</w:delText>
        </w:r>
      </w:del>
      <w:ins w:id="970" w:author="Author" w:date="2020-08-24T22:19:00Z">
        <w:r w:rsidR="00CE0BB1">
          <w:rPr>
            <w:rFonts w:ascii="Calibri" w:eastAsia="Calibri" w:hAnsi="Calibri" w:cs="Calibri"/>
            <w:color w:val="000000"/>
            <w:sz w:val="24"/>
            <w:szCs w:val="24"/>
          </w:rPr>
          <w:t>102</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44">
        <w:r w:rsidR="00CE0BB1">
          <w:rPr>
            <w:rFonts w:ascii="Calibri" w:eastAsia="Calibri" w:hAnsi="Calibri" w:cs="Calibri"/>
            <w:color w:val="000000"/>
            <w:sz w:val="24"/>
            <w:szCs w:val="24"/>
          </w:rPr>
          <w:t>Armstrong J, Rudkin J, Allen N, Crook D, Wilson D, Wyllie D, et al. Dynamic linkage of COVID-19 test results between Public Health England’s Second Genera</w:t>
        </w:r>
        <w:r w:rsidR="00CE0BB1">
          <w:rPr>
            <w:rFonts w:ascii="Calibri" w:eastAsia="Calibri" w:hAnsi="Calibri" w:cs="Calibri"/>
            <w:color w:val="000000"/>
            <w:sz w:val="24"/>
            <w:szCs w:val="24"/>
          </w:rPr>
          <w:t xml:space="preserve">tion Surveillance System and UK Biobank [Internet]. 2020. Available from: </w:t>
        </w:r>
      </w:hyperlink>
      <w:hyperlink r:id="rId145">
        <w:r w:rsidR="00CE0BB1">
          <w:rPr>
            <w:rFonts w:ascii="Calibri" w:eastAsia="Calibri" w:hAnsi="Calibri" w:cs="Calibri"/>
            <w:color w:val="000000"/>
            <w:sz w:val="24"/>
            <w:szCs w:val="24"/>
          </w:rPr>
          <w:t>https://figshare.com/articles/Dynamic_linkage_of_Public_Health_England_s_Second_Generation_Surveillance_System_to_UK_Biobank_provides_real-time_outcomes_for_infection_research/12091455</w:t>
        </w:r>
      </w:hyperlink>
    </w:p>
    <w:p w14:paraId="4673792F" w14:textId="77777777" w:rsidR="007E6C1E" w:rsidRDefault="00CE0BB1">
      <w:pPr>
        <w:widowControl w:val="0"/>
        <w:pBdr>
          <w:top w:val="nil"/>
          <w:left w:val="nil"/>
          <w:bottom w:val="nil"/>
          <w:right w:val="nil"/>
          <w:between w:val="nil"/>
        </w:pBdr>
        <w:spacing w:after="240" w:line="240" w:lineRule="auto"/>
        <w:ind w:left="480" w:hanging="480"/>
        <w:rPr>
          <w:moveTo w:id="971" w:author="Author" w:date="2020-08-24T22:19:00Z"/>
          <w:rFonts w:ascii="Calibri" w:eastAsia="Calibri" w:hAnsi="Calibri" w:cs="Calibri"/>
          <w:color w:val="000000"/>
          <w:sz w:val="24"/>
          <w:szCs w:val="24"/>
        </w:rPr>
      </w:pPr>
      <w:ins w:id="972" w:author="Author" w:date="2020-08-24T22:19:00Z">
        <w:r>
          <w:rPr>
            <w:rFonts w:ascii="Calibri" w:eastAsia="Calibri" w:hAnsi="Calibri" w:cs="Calibri"/>
            <w:color w:val="000000"/>
            <w:sz w:val="24"/>
            <w:szCs w:val="24"/>
          </w:rPr>
          <w:t>103.</w:t>
        </w:r>
      </w:ins>
      <w:moveToRangeStart w:id="973" w:author="Author" w:date="2020-08-24T22:19:00Z" w:name="move49199969"/>
      <w:moveTo w:id="974" w:author="Author" w:date="2020-08-24T22:19:00Z">
        <w:r>
          <w:rPr>
            <w:rFonts w:ascii="Calibri" w:eastAsia="Calibri" w:hAnsi="Calibri" w:cs="Calibri"/>
            <w:color w:val="000000"/>
            <w:sz w:val="24"/>
            <w:szCs w:val="24"/>
          </w:rPr>
          <w:t xml:space="preserve"> </w:t>
        </w:r>
        <w:r>
          <w:rPr>
            <w:rFonts w:ascii="Calibri" w:eastAsia="Calibri" w:hAnsi="Calibri" w:cs="Calibri"/>
            <w:color w:val="000000"/>
            <w:sz w:val="24"/>
            <w:szCs w:val="24"/>
          </w:rPr>
          <w:tab/>
        </w:r>
        <w:r>
          <w:fldChar w:fldCharType="begin"/>
        </w:r>
        <w:r>
          <w:instrText xml:space="preserve"> HYPERLINK "http://paperpile.com/b/dg2jLS</w:instrText>
        </w:r>
        <w:r>
          <w:instrText xml:space="preserve">/0XiG" \h </w:instrText>
        </w:r>
        <w:r>
          <w:fldChar w:fldCharType="separate"/>
        </w:r>
        <w:r>
          <w:rPr>
            <w:rFonts w:ascii="Calibri" w:eastAsia="Calibri" w:hAnsi="Calibri" w:cs="Calibri"/>
            <w:color w:val="000000"/>
            <w:sz w:val="24"/>
            <w:szCs w:val="24"/>
          </w:rPr>
          <w:t>Patel AP, Paranjpe MD, Kathiresan NP, Rivas MA, Khera AV. Race, Socioeconomic Deprivation, and Hospitalization for COVID-19 in English participants of a National Biobank. Epidemiology. medRxiv; 2020.</w:t>
        </w:r>
        <w:r>
          <w:rPr>
            <w:rFonts w:ascii="Calibri" w:eastAsia="Calibri" w:hAnsi="Calibri" w:cs="Calibri"/>
            <w:color w:val="000000"/>
            <w:sz w:val="24"/>
            <w:szCs w:val="24"/>
          </w:rPr>
          <w:fldChar w:fldCharType="end"/>
        </w:r>
      </w:moveTo>
    </w:p>
    <w:moveToRangeEnd w:id="973"/>
    <w:p w14:paraId="56FCC95A" w14:textId="77777777" w:rsidR="007E6C1E" w:rsidRDefault="00CE0BB1">
      <w:pPr>
        <w:widowControl w:val="0"/>
        <w:pBdr>
          <w:top w:val="nil"/>
          <w:left w:val="nil"/>
          <w:bottom w:val="nil"/>
          <w:right w:val="nil"/>
          <w:between w:val="nil"/>
        </w:pBdr>
        <w:spacing w:after="240" w:line="240" w:lineRule="auto"/>
        <w:ind w:left="480" w:hanging="480"/>
        <w:rPr>
          <w:moveTo w:id="975" w:author="Author" w:date="2020-08-24T22:19:00Z"/>
          <w:rFonts w:ascii="Calibri" w:eastAsia="Calibri" w:hAnsi="Calibri" w:cs="Calibri"/>
          <w:color w:val="000000"/>
          <w:sz w:val="24"/>
          <w:szCs w:val="24"/>
        </w:rPr>
      </w:pPr>
      <w:ins w:id="976" w:author="Author" w:date="2020-08-24T22:19:00Z">
        <w:r>
          <w:rPr>
            <w:rFonts w:ascii="Calibri" w:eastAsia="Calibri" w:hAnsi="Calibri" w:cs="Calibri"/>
            <w:color w:val="000000"/>
            <w:sz w:val="24"/>
            <w:szCs w:val="24"/>
          </w:rPr>
          <w:t>104.</w:t>
        </w:r>
      </w:ins>
      <w:moveToRangeStart w:id="977" w:author="Author" w:date="2020-08-24T22:19:00Z" w:name="move49199968"/>
      <w:moveTo w:id="978" w:author="Author" w:date="2020-08-24T22:19:00Z">
        <w:r>
          <w:rPr>
            <w:rFonts w:ascii="Calibri" w:eastAsia="Calibri" w:hAnsi="Calibri" w:cs="Calibri"/>
            <w:color w:val="000000"/>
            <w:sz w:val="24"/>
            <w:szCs w:val="24"/>
          </w:rPr>
          <w:t xml:space="preserve"> </w:t>
        </w:r>
        <w:r>
          <w:rPr>
            <w:rFonts w:ascii="Calibri" w:eastAsia="Calibri" w:hAnsi="Calibri" w:cs="Calibri"/>
            <w:color w:val="000000"/>
            <w:sz w:val="24"/>
            <w:szCs w:val="24"/>
          </w:rPr>
          <w:tab/>
        </w:r>
        <w:r>
          <w:fldChar w:fldCharType="begin"/>
        </w:r>
        <w:r>
          <w:instrText xml:space="preserve"> HYPERLINK "http://paperpile.com/b/dg2jLS/Leav" \h </w:instrText>
        </w:r>
        <w:r>
          <w:fldChar w:fldCharType="separate"/>
        </w:r>
        <w:r>
          <w:rPr>
            <w:rFonts w:ascii="Calibri" w:eastAsia="Calibri" w:hAnsi="Calibri" w:cs="Calibri"/>
            <w:color w:val="000000"/>
            <w:sz w:val="24"/>
            <w:szCs w:val="24"/>
          </w:rPr>
          <w:t xml:space="preserve">Zhao Q, Small DS, Bhattacharya BB. Sensitivity analysis for inverse probability weighting </w:t>
        </w:r>
        <w:r>
          <w:rPr>
            <w:rFonts w:ascii="Calibri" w:eastAsia="Calibri" w:hAnsi="Calibri" w:cs="Calibri"/>
            <w:color w:val="000000"/>
            <w:sz w:val="24"/>
            <w:szCs w:val="24"/>
          </w:rPr>
          <w:lastRenderedPageBreak/>
          <w:t xml:space="preserve">estimators via the percentile bootstrap [Internet]. arXiv [stat.ME]. 2017. Available from: </w:t>
        </w:r>
        <w:r>
          <w:rPr>
            <w:rFonts w:ascii="Calibri" w:eastAsia="Calibri" w:hAnsi="Calibri" w:cs="Calibri"/>
            <w:color w:val="000000"/>
            <w:sz w:val="24"/>
            <w:szCs w:val="24"/>
          </w:rPr>
          <w:fldChar w:fldCharType="end"/>
        </w:r>
        <w:r>
          <w:fldChar w:fldCharType="begin"/>
        </w:r>
        <w:r>
          <w:instrText xml:space="preserve"> HYPERLINK "http://ar</w:instrText>
        </w:r>
        <w:r>
          <w:instrText xml:space="preserve">xiv.org/abs/1711.11286" \h </w:instrText>
        </w:r>
        <w:r>
          <w:fldChar w:fldCharType="separate"/>
        </w:r>
        <w:r>
          <w:rPr>
            <w:rFonts w:ascii="Calibri" w:eastAsia="Calibri" w:hAnsi="Calibri" w:cs="Calibri"/>
            <w:color w:val="000000"/>
            <w:sz w:val="24"/>
            <w:szCs w:val="24"/>
          </w:rPr>
          <w:t>http://arxiv.org/abs/1711.11286</w:t>
        </w:r>
        <w:r>
          <w:rPr>
            <w:rFonts w:ascii="Calibri" w:eastAsia="Calibri" w:hAnsi="Calibri" w:cs="Calibri"/>
            <w:color w:val="000000"/>
            <w:sz w:val="24"/>
            <w:szCs w:val="24"/>
          </w:rPr>
          <w:fldChar w:fldCharType="end"/>
        </w:r>
      </w:moveTo>
    </w:p>
    <w:moveToRangeEnd w:id="977"/>
    <w:p w14:paraId="07DFBAE9" w14:textId="77777777" w:rsidR="007E6C1E" w:rsidRDefault="00F00BA8">
      <w:pPr>
        <w:widowControl w:val="0"/>
        <w:pBdr>
          <w:top w:val="nil"/>
          <w:left w:val="nil"/>
          <w:bottom w:val="nil"/>
          <w:right w:val="nil"/>
          <w:between w:val="nil"/>
        </w:pBdr>
        <w:spacing w:after="240" w:line="240" w:lineRule="auto"/>
        <w:ind w:left="480" w:hanging="480"/>
        <w:rPr>
          <w:moveFrom w:id="979" w:author="Author" w:date="2020-08-24T22:19:00Z"/>
          <w:rFonts w:ascii="Calibri" w:eastAsia="Calibri" w:hAnsi="Calibri" w:cs="Calibri"/>
          <w:color w:val="000000"/>
          <w:sz w:val="24"/>
          <w:szCs w:val="24"/>
        </w:rPr>
      </w:pPr>
      <w:del w:id="980" w:author="Author" w:date="2020-08-24T22:19:00Z">
        <w:r>
          <w:rPr>
            <w:rFonts w:ascii="Calibri" w:eastAsia="Calibri" w:hAnsi="Calibri" w:cs="Calibri"/>
            <w:color w:val="000000"/>
            <w:sz w:val="24"/>
            <w:szCs w:val="24"/>
          </w:rPr>
          <w:delText>89.</w:delText>
        </w:r>
      </w:del>
      <w:moveFromRangeStart w:id="981" w:author="Author" w:date="2020-08-24T22:19:00Z" w:name="move49199969"/>
      <w:moveFrom w:id="982" w:author="Author" w:date="2020-08-24T22:19:00Z">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r w:rsidR="00CE0BB1">
          <w:fldChar w:fldCharType="begin"/>
        </w:r>
        <w:r w:rsidR="00CE0BB1">
          <w:instrText xml:space="preserve"> HYPERLINK "http://paperpile.com/b/dg2jLS</w:instrText>
        </w:r>
        <w:r w:rsidR="00CE0BB1">
          <w:instrText xml:space="preserve">/0XiG" \h </w:instrText>
        </w:r>
        <w:r w:rsidR="00CE0BB1">
          <w:fldChar w:fldCharType="separate"/>
        </w:r>
        <w:r w:rsidR="00CE0BB1">
          <w:rPr>
            <w:rFonts w:ascii="Calibri" w:eastAsia="Calibri" w:hAnsi="Calibri" w:cs="Calibri"/>
            <w:color w:val="000000"/>
            <w:sz w:val="24"/>
            <w:szCs w:val="24"/>
          </w:rPr>
          <w:t>Patel AP, Paranjpe MD, Kathiresan NP, Rivas MA, Khera AV. Race, Socioeconomic Deprivation, and Hospitalization for COVID-19 in English participants of a National Biobank. Epidemiology. medRxiv; 2020.</w:t>
        </w:r>
        <w:r w:rsidR="00CE0BB1">
          <w:rPr>
            <w:rFonts w:ascii="Calibri" w:eastAsia="Calibri" w:hAnsi="Calibri" w:cs="Calibri"/>
            <w:color w:val="000000"/>
            <w:sz w:val="24"/>
            <w:szCs w:val="24"/>
          </w:rPr>
          <w:fldChar w:fldCharType="end"/>
        </w:r>
      </w:moveFrom>
    </w:p>
    <w:moveFromRangeEnd w:id="981"/>
    <w:p w14:paraId="3AC57443" w14:textId="2DCFC6CE" w:rsidR="007E6C1E" w:rsidRDefault="00F00BA8">
      <w:pPr>
        <w:widowControl w:val="0"/>
        <w:pBdr>
          <w:top w:val="nil"/>
          <w:left w:val="nil"/>
          <w:bottom w:val="nil"/>
          <w:right w:val="nil"/>
          <w:between w:val="nil"/>
        </w:pBdr>
        <w:spacing w:after="240" w:line="240" w:lineRule="auto"/>
        <w:ind w:left="480" w:hanging="480"/>
        <w:rPr>
          <w:rFonts w:ascii="Calibri" w:eastAsia="Calibri" w:hAnsi="Calibri" w:cs="Calibri"/>
          <w:color w:val="000000"/>
          <w:sz w:val="24"/>
          <w:szCs w:val="24"/>
        </w:rPr>
      </w:pPr>
      <w:del w:id="983" w:author="Author" w:date="2020-08-24T22:19:00Z">
        <w:r>
          <w:rPr>
            <w:rFonts w:ascii="Calibri" w:eastAsia="Calibri" w:hAnsi="Calibri" w:cs="Calibri"/>
            <w:color w:val="000000"/>
            <w:sz w:val="24"/>
            <w:szCs w:val="24"/>
          </w:rPr>
          <w:delText>90</w:delText>
        </w:r>
      </w:del>
      <w:ins w:id="984" w:author="Author" w:date="2020-08-24T22:19:00Z">
        <w:r w:rsidR="00CE0BB1">
          <w:rPr>
            <w:rFonts w:ascii="Calibri" w:eastAsia="Calibri" w:hAnsi="Calibri" w:cs="Calibri"/>
            <w:color w:val="000000"/>
            <w:sz w:val="24"/>
            <w:szCs w:val="24"/>
          </w:rPr>
          <w:t>105</w:t>
        </w:r>
      </w:ins>
      <w:r w:rsidR="00CE0BB1">
        <w:rPr>
          <w:rFonts w:ascii="Calibri" w:eastAsia="Calibri" w:hAnsi="Calibri" w:cs="Calibri"/>
          <w:color w:val="000000"/>
          <w:sz w:val="24"/>
          <w:szCs w:val="24"/>
        </w:rPr>
        <w:t xml:space="preserve">. </w:t>
      </w:r>
      <w:r w:rsidR="00CE0BB1">
        <w:rPr>
          <w:rFonts w:ascii="Calibri" w:eastAsia="Calibri" w:hAnsi="Calibri" w:cs="Calibri"/>
          <w:color w:val="000000"/>
          <w:sz w:val="24"/>
          <w:szCs w:val="24"/>
        </w:rPr>
        <w:tab/>
      </w:r>
      <w:hyperlink r:id="rId146">
        <w:r w:rsidR="00CE0BB1">
          <w:rPr>
            <w:rFonts w:ascii="Calibri" w:eastAsia="Calibri" w:hAnsi="Calibri" w:cs="Calibri"/>
            <w:color w:val="000000"/>
            <w:sz w:val="24"/>
            <w:szCs w:val="24"/>
          </w:rPr>
          <w:t>Millard LAC, Davies NM, Gaunt TR, Davey Smith G, Tilling K. Software Application Profile: PHESANT: a tool for performing automated pheno</w:t>
        </w:r>
        <w:r w:rsidR="00CE0BB1">
          <w:rPr>
            <w:rFonts w:ascii="Calibri" w:eastAsia="Calibri" w:hAnsi="Calibri" w:cs="Calibri"/>
            <w:color w:val="000000"/>
            <w:sz w:val="24"/>
            <w:szCs w:val="24"/>
          </w:rPr>
          <w:t xml:space="preserve">me scans in UK Biobank. Int J Epidemiol [Internet]. 2017 Oct 5; Available from: </w:t>
        </w:r>
      </w:hyperlink>
      <w:hyperlink r:id="rId147">
        <w:r w:rsidR="00CE0BB1">
          <w:rPr>
            <w:rFonts w:ascii="Calibri" w:eastAsia="Calibri" w:hAnsi="Calibri" w:cs="Calibri"/>
            <w:color w:val="000000"/>
            <w:sz w:val="24"/>
            <w:szCs w:val="24"/>
          </w:rPr>
          <w:t>http://dx.doi.org/10.1093/ije/dyx204</w:t>
        </w:r>
      </w:hyperlink>
    </w:p>
    <w:p w14:paraId="4409FDC4" w14:textId="77777777" w:rsidR="007E6C1E" w:rsidRDefault="007E6C1E">
      <w:pPr>
        <w:widowControl w:val="0"/>
        <w:pBdr>
          <w:top w:val="nil"/>
          <w:left w:val="nil"/>
          <w:bottom w:val="nil"/>
          <w:right w:val="nil"/>
          <w:between w:val="nil"/>
        </w:pBdr>
        <w:rPr>
          <w:rFonts w:ascii="Calibri" w:eastAsia="Calibri" w:hAnsi="Calibri" w:cs="Calibri"/>
          <w:sz w:val="24"/>
          <w:szCs w:val="24"/>
        </w:rPr>
      </w:pPr>
    </w:p>
    <w:sectPr w:rsidR="007E6C1E">
      <w:headerReference w:type="default" r:id="rId148"/>
      <w:footerReference w:type="default" r:id="rId1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7F330" w14:textId="77777777" w:rsidR="00CE0BB1" w:rsidRDefault="00CE0BB1">
      <w:pPr>
        <w:spacing w:line="240" w:lineRule="auto"/>
      </w:pPr>
      <w:r>
        <w:separator/>
      </w:r>
    </w:p>
  </w:endnote>
  <w:endnote w:type="continuationSeparator" w:id="0">
    <w:p w14:paraId="16BAD4DD" w14:textId="77777777" w:rsidR="00CE0BB1" w:rsidRDefault="00CE0BB1">
      <w:pPr>
        <w:spacing w:line="240" w:lineRule="auto"/>
      </w:pPr>
      <w:r>
        <w:continuationSeparator/>
      </w:r>
    </w:p>
  </w:endnote>
  <w:endnote w:type="continuationNotice" w:id="1">
    <w:p w14:paraId="3F30FBA9" w14:textId="77777777" w:rsidR="00CE0BB1" w:rsidRDefault="00CE0B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DC851" w14:textId="36B3A97F" w:rsidR="007E6C1E" w:rsidRDefault="00F00BA8">
    <w:pPr>
      <w:jc w:val="right"/>
    </w:pPr>
    <w:del w:id="985" w:author="Author" w:date="2020-08-24T22:19:00Z">
      <w:r>
        <w:fldChar w:fldCharType="begin"/>
      </w:r>
      <w:r>
        <w:delInstrText>PAGE</w:delInstrText>
      </w:r>
      <w:r>
        <w:fldChar w:fldCharType="separate"/>
      </w:r>
      <w:r w:rsidR="00291DBB">
        <w:rPr>
          <w:noProof/>
        </w:rPr>
        <w:delText>1</w:delText>
      </w:r>
      <w:r>
        <w:fldChar w:fldCharType="end"/>
      </w:r>
    </w:del>
    <w:ins w:id="986" w:author="Author" w:date="2020-08-24T22:19:00Z">
      <w:r w:rsidR="00CE0BB1">
        <w:fldChar w:fldCharType="begin"/>
      </w:r>
      <w:r w:rsidR="00CE0BB1">
        <w:instrText>PAGE</w:instrText>
      </w:r>
    </w:ins>
    <w:r w:rsidR="003B0FDF">
      <w:fldChar w:fldCharType="separate"/>
    </w:r>
    <w:r w:rsidR="003B0FDF">
      <w:rPr>
        <w:noProof/>
      </w:rPr>
      <w:t>1</w:t>
    </w:r>
    <w:ins w:id="987" w:author="Author" w:date="2020-08-24T22:19:00Z">
      <w:r w:rsidR="00CE0BB1">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FAC5F" w14:textId="77777777" w:rsidR="00CE0BB1" w:rsidRDefault="00CE0BB1">
      <w:pPr>
        <w:spacing w:line="240" w:lineRule="auto"/>
      </w:pPr>
      <w:r>
        <w:separator/>
      </w:r>
    </w:p>
  </w:footnote>
  <w:footnote w:type="continuationSeparator" w:id="0">
    <w:p w14:paraId="4EC9DF17" w14:textId="77777777" w:rsidR="00CE0BB1" w:rsidRDefault="00CE0BB1">
      <w:pPr>
        <w:spacing w:line="240" w:lineRule="auto"/>
      </w:pPr>
      <w:r>
        <w:continuationSeparator/>
      </w:r>
    </w:p>
  </w:footnote>
  <w:footnote w:type="continuationNotice" w:id="1">
    <w:p w14:paraId="25B81CD1" w14:textId="77777777" w:rsidR="00CE0BB1" w:rsidRDefault="00CE0BB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9105C" w14:textId="77777777" w:rsidR="007E6C1E" w:rsidRDefault="007E6C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F6B49"/>
    <w:multiLevelType w:val="multilevel"/>
    <w:tmpl w:val="43E4F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DA261E"/>
    <w:multiLevelType w:val="multilevel"/>
    <w:tmpl w:val="0B482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751C4"/>
    <w:multiLevelType w:val="multilevel"/>
    <w:tmpl w:val="10807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2C4D15"/>
    <w:multiLevelType w:val="multilevel"/>
    <w:tmpl w:val="E39A4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9137AA"/>
    <w:multiLevelType w:val="multilevel"/>
    <w:tmpl w:val="56C2B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945FF0"/>
    <w:multiLevelType w:val="multilevel"/>
    <w:tmpl w:val="77A0D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C1E"/>
    <w:rsid w:val="00013EF2"/>
    <w:rsid w:val="00291DBB"/>
    <w:rsid w:val="003B0FDF"/>
    <w:rsid w:val="0046157E"/>
    <w:rsid w:val="007E6C1E"/>
    <w:rsid w:val="00CE0BB1"/>
    <w:rsid w:val="00F0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4001E885-48D6-2447-ABE4-B36A9A2E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B0FDF"/>
    <w:pPr>
      <w:keepNext/>
      <w:keepLines/>
      <w:spacing w:before="400" w:after="120"/>
      <w:outlineLvl w:val="0"/>
      <w:pPrChange w:id="0" w:author="Author" w:date="2020-08-24T22:19:00Z">
        <w:pPr>
          <w:keepNext/>
          <w:keepLines/>
          <w:spacing w:before="400" w:after="120" w:line="276" w:lineRule="auto"/>
          <w:outlineLvl w:val="0"/>
        </w:pPr>
      </w:pPrChange>
    </w:pPr>
    <w:rPr>
      <w:sz w:val="40"/>
      <w:szCs w:val="40"/>
      <w:rPrChange w:id="0" w:author="Author" w:date="2020-08-24T22:19:00Z">
        <w:rPr>
          <w:rFonts w:ascii="Arial" w:eastAsia="Arial" w:hAnsi="Arial" w:cs="Arial"/>
          <w:sz w:val="40"/>
          <w:szCs w:val="40"/>
          <w:lang w:val="en" w:eastAsia="en-GB" w:bidi="ar-SA"/>
        </w:rPr>
      </w:rPrChange>
    </w:rPr>
  </w:style>
  <w:style w:type="paragraph" w:styleId="Heading2">
    <w:name w:val="heading 2"/>
    <w:basedOn w:val="Normal"/>
    <w:next w:val="Normal"/>
    <w:uiPriority w:val="9"/>
    <w:unhideWhenUsed/>
    <w:qFormat/>
    <w:rsid w:val="003B0FDF"/>
    <w:pPr>
      <w:keepNext/>
      <w:keepLines/>
      <w:spacing w:before="360" w:after="120"/>
      <w:outlineLvl w:val="1"/>
      <w:pPrChange w:id="1" w:author="Author" w:date="2020-08-24T22:19:00Z">
        <w:pPr>
          <w:keepNext/>
          <w:keepLines/>
          <w:spacing w:before="360" w:after="120" w:line="276" w:lineRule="auto"/>
          <w:outlineLvl w:val="1"/>
        </w:pPr>
      </w:pPrChange>
    </w:pPr>
    <w:rPr>
      <w:sz w:val="32"/>
      <w:szCs w:val="32"/>
      <w:rPrChange w:id="1" w:author="Author" w:date="2020-08-24T22:19:00Z">
        <w:rPr>
          <w:rFonts w:ascii="Arial" w:eastAsia="Arial" w:hAnsi="Arial" w:cs="Arial"/>
          <w:sz w:val="32"/>
          <w:szCs w:val="32"/>
          <w:lang w:val="en" w:eastAsia="en-GB" w:bidi="ar-SA"/>
        </w:rPr>
      </w:rPrChange>
    </w:rPr>
  </w:style>
  <w:style w:type="paragraph" w:styleId="Heading3">
    <w:name w:val="heading 3"/>
    <w:basedOn w:val="Normal"/>
    <w:next w:val="Normal"/>
    <w:uiPriority w:val="9"/>
    <w:unhideWhenUsed/>
    <w:qFormat/>
    <w:rsid w:val="003B0FDF"/>
    <w:pPr>
      <w:keepNext/>
      <w:keepLines/>
      <w:outlineLvl w:val="2"/>
      <w:pPrChange w:id="2" w:author="Author" w:date="2020-08-24T22:19:00Z">
        <w:pPr>
          <w:keepNext/>
          <w:keepLines/>
          <w:spacing w:line="276" w:lineRule="auto"/>
          <w:outlineLvl w:val="2"/>
        </w:pPr>
      </w:pPrChange>
    </w:pPr>
    <w:rPr>
      <w:b/>
      <w:rPrChange w:id="2" w:author="Author" w:date="2020-08-24T22:19:00Z">
        <w:rPr>
          <w:rFonts w:ascii="Arial" w:eastAsia="Arial" w:hAnsi="Arial" w:cs="Arial"/>
          <w:b/>
          <w:sz w:val="22"/>
          <w:szCs w:val="22"/>
          <w:lang w:val="en" w:eastAsia="en-GB" w:bidi="ar-SA"/>
        </w:rPr>
      </w:rPrChange>
    </w:rPr>
  </w:style>
  <w:style w:type="paragraph" w:styleId="Heading4">
    <w:name w:val="heading 4"/>
    <w:basedOn w:val="Normal"/>
    <w:next w:val="Normal"/>
    <w:uiPriority w:val="9"/>
    <w:semiHidden/>
    <w:unhideWhenUsed/>
    <w:qFormat/>
    <w:rsid w:val="003B0FDF"/>
    <w:pPr>
      <w:keepNext/>
      <w:keepLines/>
      <w:spacing w:before="280" w:after="80"/>
      <w:outlineLvl w:val="3"/>
      <w:pPrChange w:id="3" w:author="Author" w:date="2020-08-24T22:19:00Z">
        <w:pPr>
          <w:keepNext/>
          <w:keepLines/>
          <w:spacing w:before="280" w:after="80" w:line="276" w:lineRule="auto"/>
          <w:outlineLvl w:val="3"/>
        </w:pPr>
      </w:pPrChange>
    </w:pPr>
    <w:rPr>
      <w:color w:val="666666"/>
      <w:sz w:val="24"/>
      <w:szCs w:val="24"/>
      <w:rPrChange w:id="3" w:author="Author" w:date="2020-08-24T22:19:00Z">
        <w:rPr>
          <w:rFonts w:ascii="Arial" w:eastAsia="Arial" w:hAnsi="Arial" w:cs="Arial"/>
          <w:color w:val="666666"/>
          <w:sz w:val="24"/>
          <w:szCs w:val="24"/>
          <w:lang w:val="en" w:eastAsia="en-GB" w:bidi="ar-SA"/>
        </w:rPr>
      </w:rPrChange>
    </w:rPr>
  </w:style>
  <w:style w:type="paragraph" w:styleId="Heading5">
    <w:name w:val="heading 5"/>
    <w:basedOn w:val="Normal"/>
    <w:next w:val="Normal"/>
    <w:uiPriority w:val="9"/>
    <w:semiHidden/>
    <w:unhideWhenUsed/>
    <w:qFormat/>
    <w:rsid w:val="003B0FDF"/>
    <w:pPr>
      <w:keepNext/>
      <w:keepLines/>
      <w:spacing w:before="240" w:after="80"/>
      <w:outlineLvl w:val="4"/>
      <w:pPrChange w:id="4" w:author="Author" w:date="2020-08-24T22:19:00Z">
        <w:pPr>
          <w:keepNext/>
          <w:keepLines/>
          <w:spacing w:before="240" w:after="80" w:line="276" w:lineRule="auto"/>
          <w:outlineLvl w:val="4"/>
        </w:pPr>
      </w:pPrChange>
    </w:pPr>
    <w:rPr>
      <w:color w:val="666666"/>
      <w:rPrChange w:id="4" w:author="Author" w:date="2020-08-24T22:19:00Z">
        <w:rPr>
          <w:rFonts w:ascii="Arial" w:eastAsia="Arial" w:hAnsi="Arial" w:cs="Arial"/>
          <w:color w:val="666666"/>
          <w:sz w:val="22"/>
          <w:szCs w:val="22"/>
          <w:lang w:val="en" w:eastAsia="en-GB" w:bidi="ar-SA"/>
        </w:rPr>
      </w:rPrChange>
    </w:rPr>
  </w:style>
  <w:style w:type="paragraph" w:styleId="Heading6">
    <w:name w:val="heading 6"/>
    <w:basedOn w:val="Normal"/>
    <w:next w:val="Normal"/>
    <w:uiPriority w:val="9"/>
    <w:semiHidden/>
    <w:unhideWhenUsed/>
    <w:qFormat/>
    <w:rsid w:val="003B0FDF"/>
    <w:pPr>
      <w:keepNext/>
      <w:keepLines/>
      <w:spacing w:before="240" w:after="80"/>
      <w:outlineLvl w:val="5"/>
      <w:pPrChange w:id="5" w:author="Author" w:date="2020-08-24T22:19:00Z">
        <w:pPr>
          <w:keepNext/>
          <w:keepLines/>
          <w:spacing w:before="240" w:after="80" w:line="276" w:lineRule="auto"/>
          <w:outlineLvl w:val="5"/>
        </w:pPr>
      </w:pPrChange>
    </w:pPr>
    <w:rPr>
      <w:i/>
      <w:color w:val="666666"/>
      <w:rPrChange w:id="5" w:author="Author" w:date="2020-08-24T22:19:00Z">
        <w:rPr>
          <w:rFonts w:ascii="Arial" w:eastAsia="Arial" w:hAnsi="Arial" w:cs="Arial"/>
          <w:i/>
          <w:color w:val="666666"/>
          <w:sz w:val="22"/>
          <w:szCs w:val="22"/>
          <w:lang w:val="en" w:eastAsia="en-GB"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B0FDF"/>
    <w:pPr>
      <w:keepNext/>
      <w:keepLines/>
      <w:spacing w:after="60"/>
      <w:pPrChange w:id="6" w:author="Author" w:date="2020-08-24T22:19:00Z">
        <w:pPr>
          <w:keepNext/>
          <w:keepLines/>
          <w:spacing w:after="60" w:line="276" w:lineRule="auto"/>
        </w:pPr>
      </w:pPrChange>
    </w:pPr>
    <w:rPr>
      <w:sz w:val="52"/>
      <w:szCs w:val="52"/>
      <w:rPrChange w:id="6" w:author="Author" w:date="2020-08-24T22:19:00Z">
        <w:rPr>
          <w:rFonts w:ascii="Arial" w:eastAsia="Arial" w:hAnsi="Arial" w:cs="Arial"/>
          <w:sz w:val="52"/>
          <w:szCs w:val="52"/>
          <w:lang w:val="en" w:eastAsia="en-GB" w:bidi="ar-SA"/>
        </w:rPr>
      </w:rPrChange>
    </w:rPr>
  </w:style>
  <w:style w:type="paragraph" w:styleId="Subtitle">
    <w:name w:val="Subtitle"/>
    <w:basedOn w:val="Normal"/>
    <w:next w:val="Normal"/>
    <w:uiPriority w:val="11"/>
    <w:qFormat/>
    <w:rsid w:val="003B0FDF"/>
    <w:pPr>
      <w:keepNext/>
      <w:keepLines/>
      <w:spacing w:after="320"/>
      <w:pPrChange w:id="7" w:author="Author" w:date="2020-08-24T22:19:00Z">
        <w:pPr>
          <w:keepNext/>
          <w:keepLines/>
          <w:spacing w:after="320" w:line="276" w:lineRule="auto"/>
        </w:pPr>
      </w:pPrChange>
    </w:pPr>
    <w:rPr>
      <w:color w:val="666666"/>
      <w:sz w:val="30"/>
      <w:szCs w:val="30"/>
      <w:rPrChange w:id="7" w:author="Author" w:date="2020-08-24T22:19:00Z">
        <w:rPr>
          <w:rFonts w:ascii="Arial" w:eastAsia="Arial" w:hAnsi="Arial" w:cs="Arial"/>
          <w:color w:val="666666"/>
          <w:sz w:val="30"/>
          <w:szCs w:val="30"/>
          <w:lang w:val="en" w:eastAsia="en-GB" w:bidi="ar-SA"/>
        </w:rPr>
      </w:rPrChange>
    </w:rPr>
  </w:style>
  <w:style w:type="paragraph" w:styleId="BalloonText">
    <w:name w:val="Balloon Text"/>
    <w:basedOn w:val="Normal"/>
    <w:link w:val="BalloonTextChar"/>
    <w:uiPriority w:val="99"/>
    <w:semiHidden/>
    <w:unhideWhenUsed/>
    <w:rsid w:val="003B0FD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0F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reuters.com/article/us-health-conoravirus-blood-pressure-ins-idUSKCN2251GQ" TargetMode="External"/><Relationship Id="rId21" Type="http://schemas.openxmlformats.org/officeDocument/2006/relationships/hyperlink" Target="http://dx.doi.org/10.1056/NEJMoa2006100" TargetMode="External"/><Relationship Id="rId42" Type="http://schemas.openxmlformats.org/officeDocument/2006/relationships/hyperlink" Target="http://paperpile.com/b/dg2jLS/UoTR" TargetMode="External"/><Relationship Id="rId63" Type="http://schemas.openxmlformats.org/officeDocument/2006/relationships/hyperlink" Target="http://paperpile.com/b/dg2jLS/QQU6" TargetMode="External"/><Relationship Id="rId84" Type="http://schemas.openxmlformats.org/officeDocument/2006/relationships/hyperlink" Target="http://paperpile.com/b/dg2jLS/O16Y" TargetMode="External"/><Relationship Id="rId138" Type="http://schemas.openxmlformats.org/officeDocument/2006/relationships/hyperlink" Target="https://www.medrxiv.org/content/10.1101/2020.04.07.20056788v1" TargetMode="External"/><Relationship Id="rId107" Type="http://schemas.openxmlformats.org/officeDocument/2006/relationships/hyperlink" Target="http://paperpile.com/b/dg2jLS/pA1o" TargetMode="External"/><Relationship Id="rId11" Type="http://schemas.openxmlformats.org/officeDocument/2006/relationships/hyperlink" Target="https://github.com/explodecomputer/covid_ascertainment" TargetMode="External"/><Relationship Id="rId32" Type="http://schemas.openxmlformats.org/officeDocument/2006/relationships/hyperlink" Target="http://paperpile.com/b/dg2jLS/2RyR" TargetMode="External"/><Relationship Id="rId53" Type="http://schemas.openxmlformats.org/officeDocument/2006/relationships/hyperlink" Target="http://paperpile.com/b/dg2jLS/6Y7Z" TargetMode="External"/><Relationship Id="rId74" Type="http://schemas.openxmlformats.org/officeDocument/2006/relationships/hyperlink" Target="http://paperpile.com/b/dg2jLS/FuEu" TargetMode="External"/><Relationship Id="rId128" Type="http://schemas.openxmlformats.org/officeDocument/2006/relationships/hyperlink" Target="http://paperpile.com/b/dg2jLS/iLZB" TargetMode="External"/><Relationship Id="rId149" Type="http://schemas.openxmlformats.org/officeDocument/2006/relationships/footer" Target="footer1.xml"/><Relationship Id="rId5" Type="http://schemas.openxmlformats.org/officeDocument/2006/relationships/footnotes" Target="footnotes.xml"/><Relationship Id="rId95" Type="http://schemas.openxmlformats.org/officeDocument/2006/relationships/hyperlink" Target="http://paperpile.com/b/dg2jLS/gcth" TargetMode="External"/><Relationship Id="rId22" Type="http://schemas.openxmlformats.org/officeDocument/2006/relationships/hyperlink" Target="http://paperpile.com/b/dg2jLS/fiwo" TargetMode="External"/><Relationship Id="rId27" Type="http://schemas.openxmlformats.org/officeDocument/2006/relationships/hyperlink" Target="https://www.qeios.com/read/37F3UD" TargetMode="External"/><Relationship Id="rId43" Type="http://schemas.openxmlformats.org/officeDocument/2006/relationships/hyperlink" Target="http://dx.doi.org/10.1002/sim.3172" TargetMode="External"/><Relationship Id="rId48" Type="http://schemas.openxmlformats.org/officeDocument/2006/relationships/hyperlink" Target="http://www.bris.ac.uk/alspac/news/2020/coronavirus.html" TargetMode="External"/><Relationship Id="rId64" Type="http://schemas.openxmlformats.org/officeDocument/2006/relationships/hyperlink" Target="http://paperpile.com/b/dg2jLS/9BBH" TargetMode="External"/><Relationship Id="rId69" Type="http://schemas.openxmlformats.org/officeDocument/2006/relationships/hyperlink" Target="https://linkinghub.elsevier.com/retrieve/pii/S246826672030089X" TargetMode="External"/><Relationship Id="rId113" Type="http://schemas.openxmlformats.org/officeDocument/2006/relationships/hyperlink" Target="http://paperpile.com/b/dg2jLS/WKM1" TargetMode="External"/><Relationship Id="rId118" Type="http://schemas.openxmlformats.org/officeDocument/2006/relationships/hyperlink" Target="http://paperpile.com/b/dg2jLS/cI6V" TargetMode="External"/><Relationship Id="rId134" Type="http://schemas.openxmlformats.org/officeDocument/2006/relationships/hyperlink" Target="http://paperpile.com/b/dg2jLS/ifDC" TargetMode="External"/><Relationship Id="rId139" Type="http://schemas.openxmlformats.org/officeDocument/2006/relationships/hyperlink" Target="http://paperpile.com/b/dg2jLS/1LYV" TargetMode="External"/><Relationship Id="rId80" Type="http://schemas.openxmlformats.org/officeDocument/2006/relationships/hyperlink" Target="https://www.biorxiv.org/content/10.1101/2020.02.10.941328v1" TargetMode="External"/><Relationship Id="rId85" Type="http://schemas.openxmlformats.org/officeDocument/2006/relationships/hyperlink" Target="http://paperpile.com/b/dg2jLS/EOh4" TargetMode="External"/><Relationship Id="rId150"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hyperlink" Target="http://paperpile.com/b/dg2jLS/U3TY" TargetMode="External"/><Relationship Id="rId33" Type="http://schemas.openxmlformats.org/officeDocument/2006/relationships/hyperlink" Target="https://linkinghub.elsevier.com/retrieve/pii/S1473309920303716" TargetMode="External"/><Relationship Id="rId38" Type="http://schemas.openxmlformats.org/officeDocument/2006/relationships/hyperlink" Target="http://paperpile.com/b/dg2jLS/9qOZ" TargetMode="External"/><Relationship Id="rId59" Type="http://schemas.openxmlformats.org/officeDocument/2006/relationships/hyperlink" Target="http://paperpile.com/b/dg2jLS/ZVGr" TargetMode="External"/><Relationship Id="rId103" Type="http://schemas.openxmlformats.org/officeDocument/2006/relationships/hyperlink" Target="http://paperpile.com/b/dg2jLS/mA1e" TargetMode="External"/><Relationship Id="rId108" Type="http://schemas.openxmlformats.org/officeDocument/2006/relationships/hyperlink" Target="http://paperpile.com/b/dg2jLS/SjkR" TargetMode="External"/><Relationship Id="rId124" Type="http://schemas.openxmlformats.org/officeDocument/2006/relationships/hyperlink" Target="http://paperpile.com/b/dg2jLS/s7f3" TargetMode="External"/><Relationship Id="rId129" Type="http://schemas.openxmlformats.org/officeDocument/2006/relationships/hyperlink" Target="https://www.spcr.nihr.ac.uk/projects/Linked-primary-care-viral-surveillance-data-risk-stratification" TargetMode="External"/><Relationship Id="rId54" Type="http://schemas.openxmlformats.org/officeDocument/2006/relationships/hyperlink" Target="https://www.medrxiv.org/content/10.1101/2020.04.05.20048421v1" TargetMode="External"/><Relationship Id="rId70" Type="http://schemas.openxmlformats.org/officeDocument/2006/relationships/hyperlink" Target="http://paperpile.com/b/dg2jLS/Hfke" TargetMode="External"/><Relationship Id="rId75" Type="http://schemas.openxmlformats.org/officeDocument/2006/relationships/hyperlink" Target="https://www.gov.uk/guidance/coronavirus-covid-19-getting-tested" TargetMode="External"/><Relationship Id="rId91" Type="http://schemas.openxmlformats.org/officeDocument/2006/relationships/hyperlink" Target="http://paperpile.com/b/dg2jLS/GDPM" TargetMode="External"/><Relationship Id="rId96" Type="http://schemas.openxmlformats.org/officeDocument/2006/relationships/hyperlink" Target="http://paperpile.com/b/dg2jLS/1WV4" TargetMode="External"/><Relationship Id="rId140" Type="http://schemas.openxmlformats.org/officeDocument/2006/relationships/hyperlink" Target="https://www.gov.uk/government/news/coronavirus-covid-19-and-high-blood-pressure-medication?fbclid=IwAR1PlWny7gpN0YSF-Z9yDfrsa-HF-CG7b_bad8Mf09SkLudhe8Vrh7jL4Ws" TargetMode="External"/><Relationship Id="rId145" Type="http://schemas.openxmlformats.org/officeDocument/2006/relationships/hyperlink" Target="https://figshare.com/articles/Dynamic_linkage_of_Public_Health_England_s_Second_Generation_Surveillance_System_to_UK_Biobank_provides_real-time_outcomes_for_infection_research/1209145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paperpile.com/b/dg2jLS/YMI6" TargetMode="External"/><Relationship Id="rId28" Type="http://schemas.openxmlformats.org/officeDocument/2006/relationships/hyperlink" Target="http://paperpile.com/b/dg2jLS/tHZf" TargetMode="External"/><Relationship Id="rId49" Type="http://schemas.openxmlformats.org/officeDocument/2006/relationships/hyperlink" Target="http://paperpile.com/b/dg2jLS/Px6k" TargetMode="External"/><Relationship Id="rId114" Type="http://schemas.openxmlformats.org/officeDocument/2006/relationships/hyperlink" Target="http://paperpile.com/b/dg2jLS/USx6" TargetMode="External"/><Relationship Id="rId119" Type="http://schemas.openxmlformats.org/officeDocument/2006/relationships/hyperlink" Target="https://www.dailymail.co.uk/news/article-8108735/Medicines-high-blood-pressure-diabetes-worsen-coronavirus-symptoms.html" TargetMode="External"/><Relationship Id="rId44" Type="http://schemas.openxmlformats.org/officeDocument/2006/relationships/hyperlink" Target="http://paperpile.com/b/dg2jLS/yOVr" TargetMode="External"/><Relationship Id="rId60" Type="http://schemas.openxmlformats.org/officeDocument/2006/relationships/hyperlink" Target="http://paperpile.com/b/dg2jLS/Js5b" TargetMode="External"/><Relationship Id="rId65" Type="http://schemas.openxmlformats.org/officeDocument/2006/relationships/hyperlink" Target="https://www.qeios.com/read/article/581" TargetMode="External"/><Relationship Id="rId81" Type="http://schemas.openxmlformats.org/officeDocument/2006/relationships/hyperlink" Target="http://paperpile.com/b/dg2jLS/GiXf" TargetMode="External"/><Relationship Id="rId86" Type="http://schemas.openxmlformats.org/officeDocument/2006/relationships/hyperlink" Target="http://paperpile.com/b/dg2jLS/kAIS" TargetMode="External"/><Relationship Id="rId130" Type="http://schemas.openxmlformats.org/officeDocument/2006/relationships/hyperlink" Target="http://paperpile.com/b/dg2jLS/L3Dw" TargetMode="External"/><Relationship Id="rId135" Type="http://schemas.openxmlformats.org/officeDocument/2006/relationships/hyperlink" Target="http://paperpile.com/b/dg2jLS/tQl1" TargetMode="External"/><Relationship Id="rId151"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http://dx.doi.org/10.1161/CIRCRESAHA.120.317134" TargetMode="External"/><Relationship Id="rId39" Type="http://schemas.openxmlformats.org/officeDocument/2006/relationships/hyperlink" Target="http://arxiv.org/abs/1609.00606" TargetMode="External"/><Relationship Id="rId109" Type="http://schemas.openxmlformats.org/officeDocument/2006/relationships/hyperlink" Target="http://paperpile.com/b/dg2jLS/djuP" TargetMode="External"/><Relationship Id="rId34" Type="http://schemas.openxmlformats.org/officeDocument/2006/relationships/hyperlink" Target="http://paperpile.com/b/dg2jLS/N61g" TargetMode="External"/><Relationship Id="rId50" Type="http://schemas.openxmlformats.org/officeDocument/2006/relationships/hyperlink" Target="https://www.understandingsociety.ac.uk/2020/04/23/new-covid-19-survey-from-understanding-society" TargetMode="External"/><Relationship Id="rId55" Type="http://schemas.openxmlformats.org/officeDocument/2006/relationships/hyperlink" Target="http://paperpile.com/b/dg2jLS/pCdi" TargetMode="External"/><Relationship Id="rId76" Type="http://schemas.openxmlformats.org/officeDocument/2006/relationships/hyperlink" Target="http://paperpile.com/b/dg2jLS/K0er" TargetMode="External"/><Relationship Id="rId97" Type="http://schemas.openxmlformats.org/officeDocument/2006/relationships/hyperlink" Target="http://paperpile.com/b/dg2jLS/aesd" TargetMode="External"/><Relationship Id="rId104" Type="http://schemas.openxmlformats.org/officeDocument/2006/relationships/hyperlink" Target="http://arxiv.org/abs/2004.06033" TargetMode="External"/><Relationship Id="rId120" Type="http://schemas.openxmlformats.org/officeDocument/2006/relationships/hyperlink" Target="http://paperpile.com/b/dg2jLS/pumS" TargetMode="External"/><Relationship Id="rId125" Type="http://schemas.openxmlformats.org/officeDocument/2006/relationships/hyperlink" Target="https://ohdsi.org/covid-19-updates/" TargetMode="External"/><Relationship Id="rId141" Type="http://schemas.openxmlformats.org/officeDocument/2006/relationships/hyperlink" Target="http://paperpile.com/b/dg2jLS/Ezu8" TargetMode="External"/><Relationship Id="rId146" Type="http://schemas.openxmlformats.org/officeDocument/2006/relationships/hyperlink" Target="http://paperpile.com/b/dg2jLS/5S1k" TargetMode="External"/><Relationship Id="rId7" Type="http://schemas.openxmlformats.org/officeDocument/2006/relationships/hyperlink" Target="https://paperpile.com/c/dg2jLS/U3TY+62gj+qIiG+fiwo+YMI6+cfnu+GrBg+tHZf+s4ip+2RyR" TargetMode="External"/><Relationship Id="rId71" Type="http://schemas.openxmlformats.org/officeDocument/2006/relationships/hyperlink" Target="https://www.bbc.com/news/health-52070199" TargetMode="External"/><Relationship Id="rId92" Type="http://schemas.openxmlformats.org/officeDocument/2006/relationships/hyperlink" Target="http://arxiv.org/abs/1906.10159" TargetMode="External"/><Relationship Id="rId2" Type="http://schemas.openxmlformats.org/officeDocument/2006/relationships/styles" Target="styles.xml"/><Relationship Id="rId29" Type="http://schemas.openxmlformats.org/officeDocument/2006/relationships/hyperlink" Target="http://dx.doi.org/10.1056/NEJMoa2008975" TargetMode="External"/><Relationship Id="rId24" Type="http://schemas.openxmlformats.org/officeDocument/2006/relationships/hyperlink" Target="http://paperpile.com/b/dg2jLS/cfnu" TargetMode="External"/><Relationship Id="rId40" Type="http://schemas.openxmlformats.org/officeDocument/2006/relationships/hyperlink" Target="http://paperpile.com/b/dg2jLS/lUg5" TargetMode="External"/><Relationship Id="rId45" Type="http://schemas.openxmlformats.org/officeDocument/2006/relationships/hyperlink" Target="http://paperpile.com/b/dg2jLS/rIeT" TargetMode="External"/><Relationship Id="rId66" Type="http://schemas.openxmlformats.org/officeDocument/2006/relationships/hyperlink" Target="http://paperpile.com/b/dg2jLS/yzHf" TargetMode="External"/><Relationship Id="rId87" Type="http://schemas.openxmlformats.org/officeDocument/2006/relationships/hyperlink" Target="http://paperpile.com/b/dg2jLS/E0sP" TargetMode="External"/><Relationship Id="rId110" Type="http://schemas.openxmlformats.org/officeDocument/2006/relationships/hyperlink" Target="http://paperpile.com/b/dg2jLS/Agzg" TargetMode="External"/><Relationship Id="rId115" Type="http://schemas.openxmlformats.org/officeDocument/2006/relationships/hyperlink" Target="http://dx.doi.org/10.1093/eurheartj/ehaa235" TargetMode="External"/><Relationship Id="rId131" Type="http://schemas.openxmlformats.org/officeDocument/2006/relationships/hyperlink" Target="https://covid.joinzoe.com" TargetMode="External"/><Relationship Id="rId136" Type="http://schemas.openxmlformats.org/officeDocument/2006/relationships/hyperlink" Target="http://paperpile.com/b/dg2jLS/pHdm" TargetMode="External"/><Relationship Id="rId61" Type="http://schemas.openxmlformats.org/officeDocument/2006/relationships/hyperlink" Target="https://www.qeios.com/read/article/574" TargetMode="External"/><Relationship Id="rId82" Type="http://schemas.openxmlformats.org/officeDocument/2006/relationships/hyperlink" Target="http://paperpile.com/b/dg2jLS/JwiF" TargetMode="External"/><Relationship Id="rId19" Type="http://schemas.openxmlformats.org/officeDocument/2006/relationships/hyperlink" Target="http://paperpile.com/b/dg2jLS/62gj" TargetMode="External"/><Relationship Id="rId14" Type="http://schemas.openxmlformats.org/officeDocument/2006/relationships/image" Target="media/image3.png"/><Relationship Id="rId30" Type="http://schemas.openxmlformats.org/officeDocument/2006/relationships/hyperlink" Target="http://paperpile.com/b/dg2jLS/s4ip" TargetMode="External"/><Relationship Id="rId35" Type="http://schemas.openxmlformats.org/officeDocument/2006/relationships/hyperlink" Target="http://paperpile.com/b/dg2jLS/1Lk6" TargetMode="External"/><Relationship Id="rId56" Type="http://schemas.openxmlformats.org/officeDocument/2006/relationships/hyperlink" Target="https://papers.ssrn.com/abstract=3583469" TargetMode="External"/><Relationship Id="rId77" Type="http://schemas.openxmlformats.org/officeDocument/2006/relationships/hyperlink" Target="http://www.nber.org/papers/w26990" TargetMode="External"/><Relationship Id="rId100" Type="http://schemas.openxmlformats.org/officeDocument/2006/relationships/hyperlink" Target="http://paperpile.com/b/dg2jLS/PyXg" TargetMode="External"/><Relationship Id="rId105" Type="http://schemas.openxmlformats.org/officeDocument/2006/relationships/hyperlink" Target="http://paperpile.com/b/dg2jLS/4tFH" TargetMode="External"/><Relationship Id="rId126" Type="http://schemas.openxmlformats.org/officeDocument/2006/relationships/hyperlink" Target="http://paperpile.com/b/dg2jLS/Dx4X" TargetMode="External"/><Relationship Id="rId147" Type="http://schemas.openxmlformats.org/officeDocument/2006/relationships/hyperlink" Target="http://dx.doi.org/10.1093/ije/dyx204" TargetMode="External"/><Relationship Id="rId8" Type="http://schemas.openxmlformats.org/officeDocument/2006/relationships/hyperlink" Target="http://apps.mrcieu.ac.uk/ascrtain/" TargetMode="External"/><Relationship Id="rId51" Type="http://schemas.openxmlformats.org/officeDocument/2006/relationships/hyperlink" Target="http://paperpile.com/b/dg2jLS/ACdM" TargetMode="External"/><Relationship Id="rId72" Type="http://schemas.openxmlformats.org/officeDocument/2006/relationships/hyperlink" Target="http://paperpile.com/b/dg2jLS/bLC9" TargetMode="External"/><Relationship Id="rId93" Type="http://schemas.openxmlformats.org/officeDocument/2006/relationships/hyperlink" Target="http://paperpile.com/b/dg2jLS/OxQ3" TargetMode="External"/><Relationship Id="rId98" Type="http://schemas.openxmlformats.org/officeDocument/2006/relationships/hyperlink" Target="https://www.biorxiv.org/content/biorxiv/early/2020/03/23/2020.03.22.001453" TargetMode="External"/><Relationship Id="rId121" Type="http://schemas.openxmlformats.org/officeDocument/2006/relationships/hyperlink" Target="https://clinicaltrials.gov/ct2/show/NCT04330300?term=ace+inhibitors&amp;cond=COVID&amp;draw=1&amp;rank=6" TargetMode="External"/><Relationship Id="rId142" Type="http://schemas.openxmlformats.org/officeDocument/2006/relationships/hyperlink" Target="https://ish-world.com/news/a/A-statement-from-the-International-Society-of-Hypertension-on-COVID-19/" TargetMode="External"/><Relationship Id="rId3" Type="http://schemas.openxmlformats.org/officeDocument/2006/relationships/settings" Target="settings.xml"/><Relationship Id="rId25" Type="http://schemas.openxmlformats.org/officeDocument/2006/relationships/hyperlink" Target="http://dx.doi.org/10.1007/s00134-020-05991-x" TargetMode="External"/><Relationship Id="rId46" Type="http://schemas.openxmlformats.org/officeDocument/2006/relationships/hyperlink" Target="https://www.medrxiv.org/content/10.1101/2020.03.24.20042291v1" TargetMode="External"/><Relationship Id="rId67" Type="http://schemas.openxmlformats.org/officeDocument/2006/relationships/hyperlink" Target="http://dx.doi.org/10.2807/1560-7917.ES.2020.25.14.2000326" TargetMode="External"/><Relationship Id="rId116" Type="http://schemas.openxmlformats.org/officeDocument/2006/relationships/hyperlink" Target="http://paperpile.com/b/dg2jLS/aU9U" TargetMode="External"/><Relationship Id="rId137" Type="http://schemas.openxmlformats.org/officeDocument/2006/relationships/hyperlink" Target="http://paperpile.com/b/dg2jLS/pDdH" TargetMode="External"/><Relationship Id="rId20" Type="http://schemas.openxmlformats.org/officeDocument/2006/relationships/hyperlink" Target="http://paperpile.com/b/dg2jLS/qIiG" TargetMode="External"/><Relationship Id="rId41" Type="http://schemas.openxmlformats.org/officeDocument/2006/relationships/hyperlink" Target="https://escholarship.org/uc/item/6cs342k2" TargetMode="External"/><Relationship Id="rId62" Type="http://schemas.openxmlformats.org/officeDocument/2006/relationships/hyperlink" Target="http://paperpile.com/b/dg2jLS/H4T6" TargetMode="External"/><Relationship Id="rId83" Type="http://schemas.openxmlformats.org/officeDocument/2006/relationships/hyperlink" Target="http://paperpile.com/b/dg2jLS/XN7j" TargetMode="External"/><Relationship Id="rId88" Type="http://schemas.openxmlformats.org/officeDocument/2006/relationships/hyperlink" Target="https://osf.io/vrcuf/" TargetMode="External"/><Relationship Id="rId111" Type="http://schemas.openxmlformats.org/officeDocument/2006/relationships/hyperlink" Target="http://paperpile.com/b/dg2jLS/q7DC" TargetMode="External"/><Relationship Id="rId132" Type="http://schemas.openxmlformats.org/officeDocument/2006/relationships/hyperlink" Target="http://paperpile.com/b/dg2jLS/mMxs" TargetMode="External"/><Relationship Id="rId15" Type="http://schemas.openxmlformats.org/officeDocument/2006/relationships/image" Target="media/image4.png"/><Relationship Id="rId36" Type="http://schemas.openxmlformats.org/officeDocument/2006/relationships/hyperlink" Target="http://paperpile.com/b/dg2jLS/o9mT" TargetMode="External"/><Relationship Id="rId57" Type="http://schemas.openxmlformats.org/officeDocument/2006/relationships/hyperlink" Target="http://paperpile.com/b/dg2jLS/mz5j" TargetMode="External"/><Relationship Id="rId106" Type="http://schemas.openxmlformats.org/officeDocument/2006/relationships/hyperlink" Target="http://paperpile.com/b/dg2jLS/0fWi" TargetMode="External"/><Relationship Id="rId127" Type="http://schemas.openxmlformats.org/officeDocument/2006/relationships/hyperlink" Target="https://clinicaltrials.gov/ct2/show/NCT04356417?term=ace+inhibitors&amp;cond=COVID&amp;draw=2&amp;rank=10" TargetMode="External"/><Relationship Id="rId10" Type="http://schemas.openxmlformats.org/officeDocument/2006/relationships/hyperlink" Target="https://paperpile.com/c/dg2jLS/62gj" TargetMode="External"/><Relationship Id="rId31" Type="http://schemas.openxmlformats.org/officeDocument/2006/relationships/hyperlink" Target="http://dx.doi.org/10.1056/NEJMoa2007621" TargetMode="External"/><Relationship Id="rId52" Type="http://schemas.openxmlformats.org/officeDocument/2006/relationships/hyperlink" Target="https://www.ukbiobank.ac.uk/2020/04/covid/" TargetMode="External"/><Relationship Id="rId73" Type="http://schemas.openxmlformats.org/officeDocument/2006/relationships/hyperlink" Target="https://www.gov.uk/government/publications/coronavirus-covid-19-scaling-up-testing-programmes/coronavirus-covid-19-scaling-up-our-testing-programmes" TargetMode="External"/><Relationship Id="rId78" Type="http://schemas.openxmlformats.org/officeDocument/2006/relationships/hyperlink" Target="http://paperpile.com/b/dg2jLS/iSxQ" TargetMode="External"/><Relationship Id="rId94" Type="http://schemas.openxmlformats.org/officeDocument/2006/relationships/hyperlink" Target="http://paperpile.com/b/dg2jLS/B2Yr" TargetMode="External"/><Relationship Id="rId99" Type="http://schemas.openxmlformats.org/officeDocument/2006/relationships/hyperlink" Target="http://paperpile.com/b/dg2jLS/GYWX" TargetMode="External"/><Relationship Id="rId101" Type="http://schemas.openxmlformats.org/officeDocument/2006/relationships/hyperlink" Target="http://arxiv.org/abs/2004.07743" TargetMode="External"/><Relationship Id="rId122" Type="http://schemas.openxmlformats.org/officeDocument/2006/relationships/hyperlink" Target="http://paperpile.com/b/dg2jLS/CCWW" TargetMode="External"/><Relationship Id="rId143" Type="http://schemas.openxmlformats.org/officeDocument/2006/relationships/hyperlink" Target="http://paperpile.com/b/dg2jLS/tvtT" TargetMode="External"/><Relationship Id="rId14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aperpile.com/c/dg2jLS/GrBg" TargetMode="External"/><Relationship Id="rId26" Type="http://schemas.openxmlformats.org/officeDocument/2006/relationships/hyperlink" Target="http://paperpile.com/b/dg2jLS/GrBg" TargetMode="External"/><Relationship Id="rId47" Type="http://schemas.openxmlformats.org/officeDocument/2006/relationships/hyperlink" Target="http://paperpile.com/b/dg2jLS/ilnP" TargetMode="External"/><Relationship Id="rId68" Type="http://schemas.openxmlformats.org/officeDocument/2006/relationships/hyperlink" Target="http://paperpile.com/b/dg2jLS/MOdS" TargetMode="External"/><Relationship Id="rId89" Type="http://schemas.openxmlformats.org/officeDocument/2006/relationships/hyperlink" Target="http://paperpile.com/b/dg2jLS/jOwB" TargetMode="External"/><Relationship Id="rId112" Type="http://schemas.openxmlformats.org/officeDocument/2006/relationships/hyperlink" Target="http://dx.doi.org/10.1016/S2213-2600(20)30158-2" TargetMode="External"/><Relationship Id="rId133" Type="http://schemas.openxmlformats.org/officeDocument/2006/relationships/hyperlink" Target="https://www.nhs.uk/conditions/coronavirus-covid-19/people-at-higher-risk-from-coronavirus/whos-at-higher-risk-from-coronavirus/" TargetMode="External"/><Relationship Id="rId16" Type="http://schemas.openxmlformats.org/officeDocument/2006/relationships/image" Target="media/image5.png"/><Relationship Id="rId37" Type="http://schemas.openxmlformats.org/officeDocument/2006/relationships/hyperlink" Target="http://paperpile.com/b/dg2jLS/BBEW" TargetMode="External"/><Relationship Id="rId58" Type="http://schemas.openxmlformats.org/officeDocument/2006/relationships/hyperlink" Target="http://paperpile.com/b/dg2jLS/YSd5" TargetMode="External"/><Relationship Id="rId79" Type="http://schemas.openxmlformats.org/officeDocument/2006/relationships/hyperlink" Target="http://paperpile.com/b/dg2jLS/pspH" TargetMode="External"/><Relationship Id="rId102" Type="http://schemas.openxmlformats.org/officeDocument/2006/relationships/hyperlink" Target="http://paperpile.com/b/dg2jLS/hY4c" TargetMode="External"/><Relationship Id="rId123" Type="http://schemas.openxmlformats.org/officeDocument/2006/relationships/hyperlink" Target="https://clinicaltrials.gov/ct2/show/NCT04357535?term=ace+inhibitors&amp;cond=COVID&amp;draw=2&amp;rank=4" TargetMode="External"/><Relationship Id="rId144" Type="http://schemas.openxmlformats.org/officeDocument/2006/relationships/hyperlink" Target="http://paperpile.com/b/dg2jLS/0Fiq" TargetMode="External"/><Relationship Id="rId90" Type="http://schemas.openxmlformats.org/officeDocument/2006/relationships/hyperlink" Target="http://paperpile.com/b/dg2jLS/uz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16113</Words>
  <Characters>91846</Characters>
  <Application>Microsoft Office Word</Application>
  <DocSecurity>0</DocSecurity>
  <Lines>765</Lines>
  <Paragraphs>215</Paragraphs>
  <ScaleCrop>false</ScaleCrop>
  <Company/>
  <LinksUpToDate>false</LinksUpToDate>
  <CharactersWithSpaces>107744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Gibran Hemani</cp:lastModifiedBy>
  <cp:revision>1</cp:revision>
  <dcterms:created xsi:type="dcterms:W3CDTF">2020-08-24T21:18:00Z</dcterms:created>
  <dcterms:modified xsi:type="dcterms:W3CDTF">2020-08-24T21:19:00Z</dcterms:modified>
</cp:coreProperties>
</file>